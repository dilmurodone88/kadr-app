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p14">
  <w:body>
    <w:tbl>
      <w:tblPr>
        <w:tblStyle w:val="TableStyle0"/>
        <w:tblW w:w="0" w:type="auto"/>
        <w:tblInd w:w="28" w:type="dxa"/>
        <w:tblLayout w:type="fixed"/>
        <w:tblCellMar>
          <w:left w:w="28" w:type="dxa"/>
          <w:right w:w="28" w:type="dxa"/>
        </w:tblCellMar>
        <w:tblLook w:val="04A0" w:firstRow="1" w:lastRow="0" w:firstColumn="1" w:lastColumn="0" w:noHBand="0" w:noVBand="1"/>
      </w:tblPr>
      <w:tblGrid>
        <w:gridCol w:w="539"/>
        <w:gridCol w:w="945"/>
        <w:gridCol w:w="945"/>
        <w:gridCol w:w="945"/>
        <w:gridCol w:w="945"/>
        <w:gridCol w:w="945"/>
        <w:gridCol w:w="945"/>
        <w:gridCol w:w="945"/>
        <w:gridCol w:w="3308"/>
        <w:gridCol w:w="142"/>
      </w:tblGrid>
      <w:tr w:rsidR="005D2F44" w:rsidRPr="00E40489" ns2:paraId="5680C049" ns2:textId="77777777" w:rsidTr="00927939">
        <w:trPr>
          <w:trHeight w:val="60"/>
        </w:trPr>
        <w:tc>
          <w:tcPr>
            <w:tcW w:w="10604" w:type="dxa"/>
            <w:gridSpan w:val="10"/>
            <w:shd w:val="clear" w:color="FFFFFF" w:fill="auto"/>
            <w:vAlign w:val="bottom"/>
          </w:tcPr>
          <w:p ns2:paraId="21688E76" ns2:textId="77777777" w:rsidR="00DD6988" w:rsidRPr="00961E35" w:rsidRDefault="000E034A">
            <w:pPr>
              <w:jc w:val="center"/>
              <w:rPr>
                <w:rFonts w:ascii="Times New Roman" w:hAnsi="Times New Roman" w:cs="Times New Roman"/>
                <w:b/>
                <w:sz w:val="24"/>
                <w:szCs w:val="24"/>
                <w:lang w:val="uz-Cyrl-UZ"/>
              </w:rPr>
            </w:pPr>
            <w:bookmarkStart w:id="0" w:name="_Hlk170232030"/>
            <w:r w:rsidRPr="00961E35">
              <w:rPr>
                <w:rFonts w:ascii="Times New Roman" w:hAnsi="Times New Roman" w:cs="Times New Roman"/>
                <w:b/>
                <w:sz w:val="24"/>
                <w:szCs w:val="24"/>
              </w:rPr>
              <w:t xml:space="preserve">Фуқаролик-ҳуқуқий тусдаги </w:t>
            </w:r>
            <w:r w:rsidR="00DD6988" w:rsidRPr="00961E35">
              <w:rPr>
                <w:rFonts w:ascii="Times New Roman" w:hAnsi="Times New Roman" w:cs="Times New Roman"/>
                <w:b/>
                <w:sz w:val="24"/>
                <w:szCs w:val="24"/>
                <w:lang w:val="uz-Cyrl-UZ"/>
              </w:rPr>
              <w:t/>
            </w:r>
            <w:r w:rsidRPr="00961E35">
              <w:rPr>
                <w:rFonts w:ascii="Times New Roman" w:hAnsi="Times New Roman" w:cs="Times New Roman"/>
                <w:b/>
                <w:sz w:val="24"/>
                <w:szCs w:val="24"/>
                <w:lang w:val="uz-Cyrl-UZ"/>
              </w:rPr>
              <w:t xml:space="preserve"/>
            </w:r>
          </w:p>
          <w:p ns2:paraId="5680C048" ns2:textId="1B268B09" w:rsidR="005D2F44" w:rsidRPr="00961E35" w:rsidRDefault="000911C5" w:rsidP="003F39AD">
            <w:pPr>
              <w:jc w:val="center"/>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{shartnomaRaqami} - сонли шартнома </w:t>
            </w:r>
            <w:r w:rsidR="00770A5E">
              <w:rPr>
                <w:rFonts w:ascii="Times New Roman" w:hAnsi="Times New Roman" w:cs="Times New Roman"/>
                <w:b/>
                <w:sz w:val="24"/>
                <w:szCs w:val="24"/>
                <w:lang w:val="uz-Cyrl-UZ"/>
              </w:rPr>
              <w:t xml:space="preserve"/>
            </w:r>
            <w:r w:rsidR="003F39AD" w:rsidRPr="00961E35">
              <w:rPr>
                <w:rFonts w:ascii="Times New Roman" w:hAnsi="Times New Roman" w:cs="Times New Roman"/>
                <w:b/>
                <w:sz w:val="24"/>
                <w:szCs w:val="24"/>
                <w:lang w:val="uz-Cyrl-UZ"/>
              </w:rPr>
              <w:t/>
            </w:r>
            <w:r w:rsidR="0069044D">
              <w:rPr>
                <w:rFonts w:ascii="Times New Roman" w:hAnsi="Times New Roman" w:cs="Times New Roman"/>
                <w:b/>
                <w:sz w:val="24"/>
                <w:szCs w:val="24"/>
                <w:lang w:val="uz-Cyrl-UZ"/>
              </w:rPr>
              <w:t xml:space="preserve"/>
            </w:r>
            <w:r w:rsidR="003F39AD" w:rsidRPr="00961E35">
              <w:rPr>
                <w:rFonts w:ascii="Times New Roman" w:hAnsi="Times New Roman" w:cs="Times New Roman"/>
                <w:b/>
                <w:sz w:val="24"/>
                <w:szCs w:val="24"/>
                <w:lang w:val="uz-Cyrl-UZ"/>
              </w:rPr>
              <w:t xml:space="preserve"/>
            </w:r>
            <w:r w:rsidR="000E034A" w:rsidRPr="00961E35">
              <w:rPr>
                <w:rFonts w:ascii="Times New Roman" w:hAnsi="Times New Roman" w:cs="Times New Roman"/>
                <w:b/>
                <w:sz w:val="24"/>
                <w:szCs w:val="24"/>
                <w:lang w:val="uz-Cyrl-UZ"/>
              </w:rPr>
              <w:t xml:space="preserve"/>
            </w:r>
            <w:bookmarkEnd w:id="0"/>
          </w:p>
        </w:tc>
      </w:tr>
      <w:tr w:rsidR="005D2F44" w:rsidRPr="00E40489" ns2:paraId="5680C053" ns2:textId="77777777" w:rsidTr="00927939">
        <w:trPr>
          <w:trHeight w:val="60"/>
        </w:trPr>
        <w:tc>
          <w:tcPr>
            <w:tcW w:w="539" w:type="dxa"/>
            <w:shd w:val="clear" w:color="FFFFFF" w:fill="auto"/>
            <w:vAlign w:val="bottom"/>
          </w:tcPr>
          <w:p ns2:paraId="5680C04A" ns2:textId="77777777" w:rsidR="005D2F44" w:rsidRPr="002110F4" w:rsidRDefault="005D2F44">
            <w:pPr>
              <w:rPr>
                <w:rFonts w:ascii="Times New Roman" w:hAnsi="Times New Roman" w:cs="Times New Roman"/>
                <w:sz w:val="24"/>
                <w:szCs w:val="24"/>
              </w:rPr>
            </w:pPr>
          </w:p>
        </w:tc>
        <w:tc>
          <w:tcPr>
            <w:tcW w:w="945" w:type="dxa"/>
            <w:shd w:val="clear" w:color="FFFFFF" w:fill="auto"/>
            <w:vAlign w:val="bottom"/>
          </w:tcPr>
          <w:p ns2:paraId="5680C04B" ns2:textId="77777777" w:rsidR="005D2F44" w:rsidRPr="002110F4" w:rsidRDefault="005D2F44">
            <w:pPr>
              <w:rPr>
                <w:rFonts w:ascii="Times New Roman" w:hAnsi="Times New Roman" w:cs="Times New Roman"/>
                <w:sz w:val="24"/>
                <w:szCs w:val="24"/>
              </w:rPr>
            </w:pPr>
          </w:p>
        </w:tc>
        <w:tc>
          <w:tcPr>
            <w:tcW w:w="945" w:type="dxa"/>
            <w:shd w:val="clear" w:color="FFFFFF" w:fill="auto"/>
            <w:vAlign w:val="bottom"/>
          </w:tcPr>
          <w:p ns2:paraId="5680C04C" ns2:textId="77777777" w:rsidR="005D2F44" w:rsidRPr="002110F4" w:rsidRDefault="005D2F44">
            <w:pPr>
              <w:rPr>
                <w:rFonts w:ascii="Times New Roman" w:hAnsi="Times New Roman" w:cs="Times New Roman"/>
                <w:sz w:val="24"/>
                <w:szCs w:val="24"/>
              </w:rPr>
            </w:pPr>
          </w:p>
        </w:tc>
        <w:tc>
          <w:tcPr>
            <w:tcW w:w="945" w:type="dxa"/>
            <w:shd w:val="clear" w:color="FFFFFF" w:fill="auto"/>
            <w:vAlign w:val="bottom"/>
          </w:tcPr>
          <w:p ns2:paraId="5680C04D" ns2:textId="77777777" w:rsidR="005D2F44" w:rsidRPr="002110F4" w:rsidRDefault="005D2F44">
            <w:pPr>
              <w:rPr>
                <w:rFonts w:ascii="Times New Roman" w:hAnsi="Times New Roman" w:cs="Times New Roman"/>
                <w:sz w:val="24"/>
                <w:szCs w:val="24"/>
              </w:rPr>
            </w:pPr>
          </w:p>
        </w:tc>
        <w:tc>
          <w:tcPr>
            <w:tcW w:w="945" w:type="dxa"/>
            <w:shd w:val="clear" w:color="FFFFFF" w:fill="auto"/>
            <w:vAlign w:val="bottom"/>
          </w:tcPr>
          <w:p ns2:paraId="5680C04E" ns2:textId="77777777" w:rsidR="005D2F44" w:rsidRPr="00961E35" w:rsidRDefault="005D2F44">
            <w:pPr>
              <w:rPr>
                <w:rFonts w:ascii="Times New Roman" w:hAnsi="Times New Roman" w:cs="Times New Roman"/>
                <w:sz w:val="24"/>
                <w:szCs w:val="24"/>
              </w:rPr>
            </w:pPr>
          </w:p>
        </w:tc>
        <w:tc>
          <w:tcPr>
            <w:tcW w:w="945" w:type="dxa"/>
            <w:shd w:val="clear" w:color="FFFFFF" w:fill="auto"/>
            <w:vAlign w:val="bottom"/>
          </w:tcPr>
          <w:p ns2:paraId="5680C04F" ns2:textId="77777777" w:rsidR="005D2F44" w:rsidRPr="00961E35" w:rsidRDefault="005D2F44">
            <w:pPr>
              <w:rPr>
                <w:rFonts w:ascii="Times New Roman" w:hAnsi="Times New Roman" w:cs="Times New Roman"/>
                <w:sz w:val="24"/>
                <w:szCs w:val="24"/>
              </w:rPr>
            </w:pPr>
          </w:p>
        </w:tc>
        <w:tc>
          <w:tcPr>
            <w:tcW w:w="945" w:type="dxa"/>
            <w:shd w:val="clear" w:color="FFFFFF" w:fill="auto"/>
            <w:vAlign w:val="bottom"/>
          </w:tcPr>
          <w:p ns2:paraId="5680C050" ns2:textId="77777777" w:rsidR="005D2F44" w:rsidRPr="00961E35" w:rsidRDefault="005D2F44">
            <w:pPr>
              <w:rPr>
                <w:rFonts w:ascii="Times New Roman" w:hAnsi="Times New Roman" w:cs="Times New Roman"/>
                <w:sz w:val="24"/>
                <w:szCs w:val="24"/>
              </w:rPr>
            </w:pPr>
          </w:p>
        </w:tc>
        <w:tc>
          <w:tcPr>
            <w:tcW w:w="945" w:type="dxa"/>
            <w:shd w:val="clear" w:color="FFFFFF" w:fill="auto"/>
            <w:vAlign w:val="bottom"/>
          </w:tcPr>
          <w:p ns2:paraId="5680C051" ns2:textId="77777777" w:rsidR="005D2F44" w:rsidRPr="00961E35" w:rsidRDefault="005D2F44">
            <w:pPr>
              <w:rPr>
                <w:rFonts w:ascii="Times New Roman" w:hAnsi="Times New Roman" w:cs="Times New Roman"/>
                <w:sz w:val="24"/>
                <w:szCs w:val="24"/>
              </w:rPr>
            </w:pPr>
          </w:p>
        </w:tc>
        <w:tc>
          <w:tcPr>
            <w:tcW w:w="3450" w:type="dxa"/>
            <w:gridSpan w:val="2"/>
            <w:shd w:val="clear" w:color="FFFFFF" w:fill="auto"/>
            <w:vAlign w:val="bottom"/>
          </w:tcPr>
          <w:p ns2:paraId="5680C052" ns2:textId="77777777" w:rsidR="005D2F44" w:rsidRPr="00961E35" w:rsidRDefault="005D2F44">
            <w:pPr>
              <w:rPr>
                <w:rFonts w:ascii="Times New Roman" w:hAnsi="Times New Roman" w:cs="Times New Roman"/>
                <w:sz w:val="24"/>
                <w:szCs w:val="24"/>
              </w:rPr>
            </w:pPr>
          </w:p>
        </w:tc>
      </w:tr>
      <w:tr w:rsidR="005D2F44" w:rsidRPr="00E40489" ns2:paraId="5680C05D" ns2:textId="77777777" w:rsidTr="00405469">
        <w:trPr>
          <w:trHeight w:val="80"/>
        </w:trPr>
        <w:tc>
          <w:tcPr>
            <w:tcW w:w="539" w:type="dxa"/>
            <w:shd w:val="clear" w:color="FFFFFF" w:fill="auto"/>
            <w:vAlign w:val="bottom"/>
          </w:tcPr>
          <w:p ns2:paraId="5680C054" ns2:textId="77777777" w:rsidR="005D2F44" w:rsidRPr="002110F4" w:rsidRDefault="005D2F44">
            <w:pPr>
              <w:rPr>
                <w:rFonts w:ascii="Times New Roman" w:hAnsi="Times New Roman" w:cs="Times New Roman"/>
                <w:sz w:val="24"/>
                <w:szCs w:val="24"/>
              </w:rPr>
            </w:pPr>
          </w:p>
        </w:tc>
        <w:tc>
          <w:tcPr>
            <w:tcW w:w="945" w:type="dxa"/>
            <w:shd w:val="clear" w:color="FFFFFF" w:fill="auto"/>
            <w:vAlign w:val="bottom"/>
          </w:tcPr>
          <w:p ns2:paraId="5680C055" ns2:textId="77777777" w:rsidR="005D2F44" w:rsidRPr="002110F4" w:rsidRDefault="005D2F44">
            <w:pPr>
              <w:rPr>
                <w:rFonts w:ascii="Times New Roman" w:hAnsi="Times New Roman" w:cs="Times New Roman"/>
                <w:sz w:val="24"/>
                <w:szCs w:val="24"/>
              </w:rPr>
            </w:pPr>
          </w:p>
        </w:tc>
        <w:tc>
          <w:tcPr>
            <w:tcW w:w="945" w:type="dxa"/>
            <w:shd w:val="clear" w:color="FFFFFF" w:fill="auto"/>
            <w:vAlign w:val="bottom"/>
          </w:tcPr>
          <w:p ns2:paraId="5680C056" ns2:textId="77777777" w:rsidR="005D2F44" w:rsidRPr="002110F4" w:rsidRDefault="005D2F44">
            <w:pPr>
              <w:rPr>
                <w:rFonts w:ascii="Times New Roman" w:hAnsi="Times New Roman" w:cs="Times New Roman"/>
                <w:sz w:val="24"/>
                <w:szCs w:val="24"/>
              </w:rPr>
            </w:pPr>
          </w:p>
        </w:tc>
        <w:tc>
          <w:tcPr>
            <w:tcW w:w="945" w:type="dxa"/>
            <w:shd w:val="clear" w:color="FFFFFF" w:fill="auto"/>
            <w:vAlign w:val="bottom"/>
          </w:tcPr>
          <w:p ns2:paraId="5680C057" ns2:textId="77777777" w:rsidR="005D2F44" w:rsidRPr="002110F4" w:rsidRDefault="005D2F44">
            <w:pPr>
              <w:rPr>
                <w:rFonts w:ascii="Times New Roman" w:hAnsi="Times New Roman" w:cs="Times New Roman"/>
                <w:sz w:val="24"/>
                <w:szCs w:val="24"/>
              </w:rPr>
            </w:pPr>
          </w:p>
        </w:tc>
        <w:tc>
          <w:tcPr>
            <w:tcW w:w="945" w:type="dxa"/>
            <w:shd w:val="clear" w:color="FFFFFF" w:fill="auto"/>
            <w:vAlign w:val="bottom"/>
          </w:tcPr>
          <w:p ns2:paraId="5680C058" ns2:textId="77777777" w:rsidR="005D2F44" w:rsidRPr="00961E35" w:rsidRDefault="005D2F44">
            <w:pPr>
              <w:rPr>
                <w:rFonts w:ascii="Times New Roman" w:hAnsi="Times New Roman" w:cs="Times New Roman"/>
                <w:sz w:val="24"/>
                <w:szCs w:val="24"/>
              </w:rPr>
            </w:pPr>
          </w:p>
        </w:tc>
        <w:tc>
          <w:tcPr>
            <w:tcW w:w="945" w:type="dxa"/>
            <w:shd w:val="clear" w:color="FFFFFF" w:fill="auto"/>
            <w:vAlign w:val="bottom"/>
          </w:tcPr>
          <w:p ns2:paraId="5680C059" ns2:textId="77777777" w:rsidR="005D2F44" w:rsidRPr="00961E35" w:rsidRDefault="005D2F44">
            <w:pPr>
              <w:rPr>
                <w:rFonts w:ascii="Times New Roman" w:hAnsi="Times New Roman" w:cs="Times New Roman"/>
                <w:sz w:val="24"/>
                <w:szCs w:val="24"/>
              </w:rPr>
            </w:pPr>
          </w:p>
        </w:tc>
        <w:tc>
          <w:tcPr>
            <w:tcW w:w="945" w:type="dxa"/>
            <w:shd w:val="clear" w:color="FFFFFF" w:fill="auto"/>
            <w:vAlign w:val="bottom"/>
          </w:tcPr>
          <w:p ns2:paraId="5680C05A" ns2:textId="77777777" w:rsidR="005D2F44" w:rsidRPr="00961E35" w:rsidRDefault="005D2F44">
            <w:pPr>
              <w:rPr>
                <w:rFonts w:ascii="Times New Roman" w:hAnsi="Times New Roman" w:cs="Times New Roman"/>
                <w:sz w:val="24"/>
                <w:szCs w:val="24"/>
              </w:rPr>
            </w:pPr>
          </w:p>
        </w:tc>
        <w:tc>
          <w:tcPr>
            <w:tcW w:w="945" w:type="dxa"/>
            <w:shd w:val="clear" w:color="FFFFFF" w:fill="auto"/>
            <w:vAlign w:val="bottom"/>
          </w:tcPr>
          <w:p ns2:paraId="5680C05B" ns2:textId="77777777" w:rsidR="005D2F44" w:rsidRPr="00961E35" w:rsidRDefault="005D2F44">
            <w:pPr>
              <w:rPr>
                <w:rFonts w:ascii="Times New Roman" w:hAnsi="Times New Roman" w:cs="Times New Roman"/>
                <w:sz w:val="24"/>
                <w:szCs w:val="24"/>
              </w:rPr>
            </w:pPr>
          </w:p>
        </w:tc>
        <w:tc>
          <w:tcPr>
            <w:tcW w:w="3450" w:type="dxa"/>
            <w:gridSpan w:val="2"/>
            <w:shd w:val="clear" w:color="FFFFFF" w:fill="auto"/>
            <w:vAlign w:val="bottom"/>
          </w:tcPr>
          <w:p ns2:paraId="5680C05C" ns2:textId="77777777" w:rsidR="005D2F44" w:rsidRPr="00961E35" w:rsidRDefault="005D2F44">
            <w:pPr>
              <w:rPr>
                <w:rFonts w:ascii="Times New Roman" w:hAnsi="Times New Roman" w:cs="Times New Roman"/>
                <w:sz w:val="24"/>
                <w:szCs w:val="24"/>
              </w:rPr>
            </w:pPr>
          </w:p>
        </w:tc>
      </w:tr>
      <w:tr w:rsidR="005D2F44" w:rsidRPr="00E40489" ns2:paraId="5680C060" ns2:textId="77777777" w:rsidTr="00927939">
        <w:trPr>
          <w:trHeight w:val="60"/>
        </w:trPr>
        <w:tc>
          <w:tcPr>
            <w:tcW w:w="7154" w:type="dxa"/>
            <w:gridSpan w:val="8"/>
            <w:shd w:val="clear" w:color="FFFFFF" w:fill="auto"/>
            <w:vAlign w:val="bottom"/>
          </w:tcPr>
          <w:p ns2:paraId="5680C05E" ns2:textId="4EA67E67" w:rsidR="005D2F44" w:rsidRPr="00B74596" w:rsidRDefault="003D404C" w:rsidP="000B68B5">
            <w:pPr>
              <w:rPr>
                <w:rFonts w:ascii="Times New Roman" w:hAnsi="Times New Roman" w:cs="Times New Roman"/>
                <w:b/>
                <w:sz w:val="24"/>
                <w:szCs w:val="24"/>
                <w:lang w:val="uz-Cyrl-UZ"/>
              </w:rPr>
            </w:pPr>
            <w:r w:rsidRPr="003302C5">
              <w:rPr>
                <w:rFonts w:ascii="Times New Roman" w:hAnsi="Times New Roman" w:cs="Times New Roman"/>
                <w:b/>
                <w:sz w:val="24"/>
                <w:szCs w:val="24"/>
              </w:rPr>
              <w:t xml:space="preserve">                    {sanaUzun}</w:t>
            </w:r>
            <w:r w:rsidR="004C126C">
              <w:rPr>
                <w:rFonts w:ascii="Times New Roman" w:hAnsi="Times New Roman" w:cs="Times New Roman"/>
                <w:b/>
                <w:sz w:val="24"/>
                <w:szCs w:val="24"/>
                <w:lang w:val="uz-Cyrl-UZ"/>
              </w:rPr>
              <w:t xml:space="preserve"/>
            </w:r>
            <w:r w:rsidRPr="003302C5">
              <w:rPr>
                <w:rFonts w:ascii="Times New Roman" w:hAnsi="Times New Roman" w:cs="Times New Roman"/>
                <w:b/>
                <w:sz w:val="24"/>
                <w:szCs w:val="24"/>
                <w:lang w:val="en-US"/>
              </w:rPr>
              <w:t/>
            </w:r>
            <w:r w:rsidR="0031751C" w:rsidRPr="003302C5">
              <w:rPr>
                <w:rFonts w:ascii="Times New Roman" w:hAnsi="Times New Roman" w:cs="Times New Roman"/>
                <w:b/>
                <w:sz w:val="24"/>
                <w:szCs w:val="24"/>
                <w:lang w:val="en-US"/>
              </w:rPr>
              <w:t/>
            </w:r>
            <w:r w:rsidRPr="003302C5">
              <w:rPr>
                <w:rFonts w:ascii="Times New Roman" w:hAnsi="Times New Roman" w:cs="Times New Roman"/>
                <w:b/>
                <w:sz w:val="24"/>
                <w:szCs w:val="24"/>
                <w:lang w:val="en-US"/>
              </w:rPr>
              <w:t xml:space="preserve"/>
            </w:r>
            <w:r w:rsidRPr="003302C5">
              <w:rPr>
                <w:rFonts w:ascii="Times New Roman" w:hAnsi="Times New Roman" w:cs="Times New Roman"/>
                <w:b/>
                <w:sz w:val="24"/>
                <w:szCs w:val="24"/>
                <w:lang w:val="uz-Cyrl-UZ"/>
              </w:rPr>
              <w:t/>
            </w:r>
            <w:r w:rsidR="0031751C" w:rsidRPr="003302C5">
              <w:rPr>
                <w:rFonts w:ascii="Times New Roman" w:hAnsi="Times New Roman" w:cs="Times New Roman"/>
                <w:b/>
                <w:sz w:val="24"/>
                <w:szCs w:val="24"/>
                <w:lang w:val="en-US"/>
              </w:rPr>
              <w:t xml:space="preserve"/>
            </w:r>
            <w:r w:rsidR="000911C5">
              <w:rPr>
                <w:rFonts w:ascii="Times New Roman" w:hAnsi="Times New Roman" w:cs="Times New Roman"/>
                <w:b/>
                <w:sz w:val="24"/>
                <w:szCs w:val="24"/>
                <w:lang w:val="uz-Cyrl-UZ"/>
              </w:rPr>
              <w:t/>
            </w:r>
            <w:r w:rsidR="00906755">
              <w:rPr>
                <w:rFonts w:ascii="Times New Roman" w:hAnsi="Times New Roman" w:cs="Times New Roman"/>
                <w:b/>
                <w:sz w:val="24"/>
                <w:szCs w:val="24"/>
                <w:lang w:val="uz-Cyrl-UZ"/>
              </w:rPr>
              <w:t xml:space="preserve"/>
            </w:r>
          </w:p>
        </w:tc>
        <w:tc>
          <w:tcPr>
            <w:tcW w:w="3450" w:type="dxa"/>
            <w:gridSpan w:val="2"/>
            <w:shd w:val="clear" w:color="FFFFFF" w:fill="auto"/>
            <w:vAlign w:val="bottom"/>
          </w:tcPr>
          <w:p ns2:paraId="5680C05F" ns2:textId="79B7CBD7" w:rsidR="005D2F44" w:rsidRPr="003302C5" w:rsidRDefault="003D404C" w:rsidP="00A65A22">
            <w:pPr>
              <w:jc w:val="center"/>
              <w:rPr>
                <w:rFonts w:ascii="Times New Roman" w:hAnsi="Times New Roman" w:cs="Times New Roman"/>
                <w:b/>
                <w:sz w:val="24"/>
                <w:szCs w:val="24"/>
                <w:lang w:val="uz-Cyrl-UZ"/>
              </w:rPr>
            </w:pPr>
            <w:r w:rsidRPr="003302C5">
              <w:rPr>
                <w:rFonts w:ascii="Times New Roman" w:hAnsi="Times New Roman" w:cs="Times New Roman"/>
                <w:b/>
                <w:sz w:val="24"/>
                <w:szCs w:val="24"/>
                <w:lang w:val="uz-Cyrl-UZ"/>
              </w:rPr>
              <w:t xml:space="preserve">Тошкент шаҳри</w:t>
            </w:r>
          </w:p>
        </w:tc>
      </w:tr>
      <w:tr w:rsidR="005D2F44" w:rsidRPr="00E40489" ns2:paraId="5680C06A" ns2:textId="77777777" w:rsidTr="00927939">
        <w:trPr>
          <w:trHeight w:val="60"/>
        </w:trPr>
        <w:tc>
          <w:tcPr>
            <w:tcW w:w="539" w:type="dxa"/>
            <w:shd w:val="clear" w:color="FFFFFF" w:fill="auto"/>
            <w:vAlign w:val="bottom"/>
          </w:tcPr>
          <w:p ns2:paraId="5680C061" ns2:textId="77777777" w:rsidR="005D2F44" w:rsidRPr="002110F4" w:rsidRDefault="005D2F44">
            <w:pPr>
              <w:rPr>
                <w:rFonts w:ascii="Times New Roman" w:hAnsi="Times New Roman" w:cs="Times New Roman"/>
                <w:sz w:val="24"/>
                <w:szCs w:val="24"/>
              </w:rPr>
            </w:pPr>
          </w:p>
        </w:tc>
        <w:tc>
          <w:tcPr>
            <w:tcW w:w="945" w:type="dxa"/>
            <w:shd w:val="clear" w:color="FFFFFF" w:fill="auto"/>
            <w:vAlign w:val="bottom"/>
          </w:tcPr>
          <w:p ns2:paraId="5680C062" ns2:textId="77777777" w:rsidR="005D2F44" w:rsidRPr="002110F4" w:rsidRDefault="005D2F44">
            <w:pPr>
              <w:rPr>
                <w:rFonts w:ascii="Times New Roman" w:hAnsi="Times New Roman" w:cs="Times New Roman"/>
                <w:sz w:val="24"/>
                <w:szCs w:val="24"/>
              </w:rPr>
            </w:pPr>
          </w:p>
        </w:tc>
        <w:tc>
          <w:tcPr>
            <w:tcW w:w="945" w:type="dxa"/>
            <w:shd w:val="clear" w:color="FFFFFF" w:fill="auto"/>
            <w:vAlign w:val="bottom"/>
          </w:tcPr>
          <w:p ns2:paraId="5680C063" ns2:textId="77777777" w:rsidR="005D2F44" w:rsidRPr="002110F4" w:rsidRDefault="005D2F44">
            <w:pPr>
              <w:rPr>
                <w:rFonts w:ascii="Times New Roman" w:hAnsi="Times New Roman" w:cs="Times New Roman"/>
                <w:sz w:val="24"/>
                <w:szCs w:val="24"/>
              </w:rPr>
            </w:pPr>
          </w:p>
        </w:tc>
        <w:tc>
          <w:tcPr>
            <w:tcW w:w="945" w:type="dxa"/>
            <w:shd w:val="clear" w:color="FFFFFF" w:fill="auto"/>
            <w:vAlign w:val="bottom"/>
          </w:tcPr>
          <w:p ns2:paraId="5680C064" ns2:textId="77777777" w:rsidR="005D2F44" w:rsidRPr="003302C5" w:rsidRDefault="005D2F44">
            <w:pPr>
              <w:rPr>
                <w:rFonts w:ascii="Times New Roman" w:hAnsi="Times New Roman" w:cs="Times New Roman"/>
                <w:sz w:val="24"/>
                <w:szCs w:val="24"/>
              </w:rPr>
            </w:pPr>
          </w:p>
        </w:tc>
        <w:tc>
          <w:tcPr>
            <w:tcW w:w="945" w:type="dxa"/>
            <w:shd w:val="clear" w:color="FFFFFF" w:fill="auto"/>
            <w:vAlign w:val="bottom"/>
          </w:tcPr>
          <w:p ns2:paraId="5680C065" ns2:textId="77777777" w:rsidR="005D2F44" w:rsidRPr="003302C5" w:rsidRDefault="005D2F44">
            <w:pPr>
              <w:rPr>
                <w:rFonts w:ascii="Times New Roman" w:hAnsi="Times New Roman" w:cs="Times New Roman"/>
                <w:sz w:val="24"/>
                <w:szCs w:val="24"/>
              </w:rPr>
            </w:pPr>
          </w:p>
        </w:tc>
        <w:tc>
          <w:tcPr>
            <w:tcW w:w="945" w:type="dxa"/>
            <w:shd w:val="clear" w:color="FFFFFF" w:fill="auto"/>
            <w:vAlign w:val="bottom"/>
          </w:tcPr>
          <w:p ns2:paraId="5680C066" ns2:textId="77777777" w:rsidR="005D2F44" w:rsidRPr="003302C5" w:rsidRDefault="005D2F44">
            <w:pPr>
              <w:rPr>
                <w:rFonts w:ascii="Times New Roman" w:hAnsi="Times New Roman" w:cs="Times New Roman"/>
                <w:sz w:val="24"/>
                <w:szCs w:val="24"/>
              </w:rPr>
            </w:pPr>
          </w:p>
        </w:tc>
        <w:tc>
          <w:tcPr>
            <w:tcW w:w="945" w:type="dxa"/>
            <w:shd w:val="clear" w:color="FFFFFF" w:fill="auto"/>
            <w:vAlign w:val="bottom"/>
          </w:tcPr>
          <w:p ns2:paraId="5680C067" ns2:textId="77777777" w:rsidR="005D2F44" w:rsidRPr="003302C5" w:rsidRDefault="005D2F44">
            <w:pPr>
              <w:rPr>
                <w:rFonts w:ascii="Times New Roman" w:hAnsi="Times New Roman" w:cs="Times New Roman"/>
                <w:sz w:val="24"/>
                <w:szCs w:val="24"/>
              </w:rPr>
            </w:pPr>
          </w:p>
        </w:tc>
        <w:tc>
          <w:tcPr>
            <w:tcW w:w="945" w:type="dxa"/>
            <w:shd w:val="clear" w:color="FFFFFF" w:fill="auto"/>
            <w:vAlign w:val="bottom"/>
          </w:tcPr>
          <w:p ns2:paraId="5680C068" ns2:textId="77777777" w:rsidR="005D2F44" w:rsidRPr="003302C5" w:rsidRDefault="005D2F44">
            <w:pPr>
              <w:rPr>
                <w:rFonts w:ascii="Times New Roman" w:hAnsi="Times New Roman" w:cs="Times New Roman"/>
                <w:sz w:val="24"/>
                <w:szCs w:val="24"/>
              </w:rPr>
            </w:pPr>
          </w:p>
        </w:tc>
        <w:tc>
          <w:tcPr>
            <w:tcW w:w="3450" w:type="dxa"/>
            <w:gridSpan w:val="2"/>
            <w:shd w:val="clear" w:color="FFFFFF" w:fill="auto"/>
            <w:vAlign w:val="bottom"/>
          </w:tcPr>
          <w:p ns2:paraId="5680C069" ns2:textId="77777777" w:rsidR="005D2F44" w:rsidRPr="003302C5" w:rsidRDefault="005D2F44">
            <w:pPr>
              <w:rPr>
                <w:rFonts w:ascii="Times New Roman" w:hAnsi="Times New Roman" w:cs="Times New Roman"/>
                <w:sz w:val="24"/>
                <w:szCs w:val="24"/>
              </w:rPr>
            </w:pPr>
          </w:p>
        </w:tc>
      </w:tr>
      <w:tr w:rsidR="005D2F44" w:rsidRPr="009E1C51" ns2:paraId="5680C06C" ns2:textId="77777777" w:rsidTr="00927939">
        <w:trPr>
          <w:trHeight w:val="60"/>
        </w:trPr>
        <w:tc>
          <w:tcPr>
            <w:tcW w:w="10604" w:type="dxa"/>
            <w:gridSpan w:val="10"/>
            <w:shd w:val="clear" w:color="FFFFFF" w:fill="auto"/>
            <w:vAlign w:val="bottom"/>
          </w:tcPr>
          <w:p ns2:paraId="5680C06B" ns2:textId="5ABEA931" w:rsidR="005D2F44" w:rsidRPr="003302C5" w:rsidRDefault="0019374D" w:rsidP="00F200AB">
            <w:pPr>
              <w:jc w:val="both"/>
              <w:rPr>
                <w:rFonts w:ascii="Times New Roman" w:hAnsi="Times New Roman" w:cs="Times New Roman"/>
                <w:sz w:val="24"/>
                <w:szCs w:val="24"/>
                <w:lang w:val="uz-Cyrl-UZ"/>
              </w:rPr>
            </w:pPr>
            <w:r w:rsidRPr="003302C5">
              <w:rPr>
                <w:rFonts w:ascii="Times New Roman" w:hAnsi="Times New Roman" w:cs="Times New Roman"/>
                <w:sz w:val="24"/>
                <w:szCs w:val="24"/>
              </w:rPr>
              <w:t xml:space="preserve">                Бир томондан Устав асосида иш олиб борувчи  "DISTRI FOR COUNTRY" MЧЖ  Ижрочи директори  О.Х.Юлдашев, бундан буён матнда "Буюртмачи" деб юритилади ва иккинчи томондан, Ўзбекистон Республикаси фуқароси  {fio}  (шахс гувохномаси: {passport}  {passportBerilgan}) ЖШШИР {jshshir}    {manzil} бундан буён матнда "Бажарувчи" деб юритилади, ушбу шартномани қуйидагилар ҳақида туздилар: </w:t>
            </w:r>
            <w:r w:rsidR="00FA3F3D" w:rsidRPr="003302C5">
              <w:rPr>
                <w:rFonts w:ascii="Times New Roman" w:hAnsi="Times New Roman" w:cs="Times New Roman"/>
                <w:sz w:val="24"/>
                <w:szCs w:val="24"/>
                <w:lang w:val="uz-Cyrl-UZ"/>
              </w:rPr>
              <w:t xml:space="preserve"/>
            </w:r>
            <w:r w:rsidRPr="003302C5">
              <w:rPr>
                <w:rFonts w:ascii="Times New Roman" w:hAnsi="Times New Roman" w:cs="Times New Roman"/>
                <w:sz w:val="24"/>
                <w:szCs w:val="24"/>
                <w:lang w:val="uz-Cyrl-UZ"/>
              </w:rPr>
              <w:t/>
            </w:r>
            <w:r w:rsidR="00FA3F3D" w:rsidRPr="003302C5">
              <w:rPr>
                <w:rFonts w:ascii="Times New Roman" w:hAnsi="Times New Roman" w:cs="Times New Roman"/>
                <w:sz w:val="24"/>
                <w:szCs w:val="24"/>
                <w:lang w:val="uz-Cyrl-UZ"/>
              </w:rPr>
              <w:t/>
            </w:r>
            <w:r w:rsidR="009429C3" w:rsidRPr="003302C5">
              <w:rPr>
                <w:rFonts w:ascii="Times New Roman" w:hAnsi="Times New Roman" w:cs="Times New Roman"/>
                <w:sz w:val="24"/>
                <w:szCs w:val="24"/>
                <w:lang w:val="uz-Cyrl-UZ"/>
              </w:rPr>
              <w:t xml:space="preserve"/>
            </w:r>
            <w:r w:rsidRPr="003302C5">
              <w:rPr>
                <w:rFonts w:ascii="Times New Roman" w:hAnsi="Times New Roman" w:cs="Times New Roman"/>
                <w:sz w:val="24"/>
                <w:szCs w:val="24"/>
                <w:lang w:val="uz-Cyrl-UZ"/>
              </w:rPr>
              <w:t xml:space="preserve"/>
            </w:r>
            <w:r w:rsidR="00E54CDC" w:rsidRPr="003302C5">
              <w:rPr>
                <w:rFonts w:ascii="Times New Roman" w:hAnsi="Times New Roman" w:cs="Times New Roman"/>
                <w:sz w:val="24"/>
                <w:szCs w:val="24"/>
                <w:lang w:val="uz-Cyrl-UZ"/>
              </w:rPr>
              <w:t/>
            </w:r>
            <w:r w:rsidR="00D33CDC">
              <w:rPr>
                <w:rFonts w:ascii="Times New Roman" w:hAnsi="Times New Roman" w:cs="Times New Roman"/>
                <w:sz w:val="24"/>
                <w:szCs w:val="24"/>
                <w:lang w:val="uz-Cyrl-UZ"/>
              </w:rPr>
              <w:t/>
            </w:r>
            <w:r w:rsidR="00E54CDC" w:rsidRPr="003302C5">
              <w:rPr>
                <w:rFonts w:ascii="Times New Roman" w:hAnsi="Times New Roman" w:cs="Times New Roman"/>
                <w:sz w:val="24"/>
                <w:szCs w:val="24"/>
                <w:lang w:val="uz-Cyrl-UZ"/>
              </w:rPr>
              <w:t xml:space="preserve"/>
            </w:r>
            <w:r w:rsidR="00821A35" w:rsidRPr="003302C5">
              <w:rPr>
                <w:rFonts w:ascii="Times New Roman" w:hAnsi="Times New Roman" w:cs="Times New Roman"/>
                <w:sz w:val="24"/>
                <w:szCs w:val="24"/>
                <w:lang w:val="uz-Cyrl-UZ"/>
              </w:rPr>
              <w:t/>
            </w:r>
            <w:r w:rsidR="003F6FC0" w:rsidRPr="003302C5">
              <w:rPr>
                <w:rFonts w:ascii="Times New Roman" w:hAnsi="Times New Roman" w:cs="Times New Roman"/>
                <w:sz w:val="24"/>
                <w:szCs w:val="24"/>
                <w:lang w:val="uz-Cyrl-UZ"/>
              </w:rPr>
              <w:t xml:space="preserve"/>
            </w:r>
            <w:r w:rsidR="00944C5D" w:rsidRPr="003302C5">
              <w:rPr>
                <w:rFonts w:ascii="Times New Roman" w:hAnsi="Times New Roman" w:cs="Times New Roman"/>
                <w:sz w:val="24"/>
                <w:szCs w:val="24"/>
                <w:lang w:val="uz-Cyrl-UZ"/>
              </w:rPr>
              <w:t xml:space="preserve"/>
            </w:r>
            <w:r w:rsidR="00F8289B" w:rsidRPr="003302C5">
              <w:rPr>
                <w:rFonts w:ascii="Times New Roman" w:hAnsi="Times New Roman" w:cs="Times New Roman"/>
                <w:sz w:val="24"/>
                <w:szCs w:val="24"/>
                <w:lang w:val="uz-Cyrl-UZ"/>
              </w:rPr>
              <w:t/>
            </w:r>
            <w:r w:rsidR="00DD6988" w:rsidRPr="003302C5">
              <w:rPr>
                <w:rFonts w:ascii="Times New Roman" w:hAnsi="Times New Roman" w:cs="Times New Roman"/>
                <w:sz w:val="24"/>
                <w:szCs w:val="24"/>
                <w:lang w:val="uz-Cyrl-UZ"/>
              </w:rPr>
              <w:t/>
            </w:r>
            <w:r w:rsidR="00847760" w:rsidRPr="003302C5">
              <w:rPr>
                <w:rFonts w:ascii="Times New Roman" w:hAnsi="Times New Roman" w:cs="Times New Roman"/>
                <w:sz w:val="24"/>
                <w:szCs w:val="24"/>
                <w:lang w:val="uz-Cyrl-UZ"/>
              </w:rPr>
              <w:t xml:space="preserve"/>
            </w:r>
            <w:r w:rsidR="00E40489" w:rsidRPr="003302C5">
              <w:rPr>
                <w:rFonts w:ascii="Times New Roman" w:hAnsi="Times New Roman" w:cs="Times New Roman"/>
                <w:sz w:val="24"/>
                <w:szCs w:val="24"/>
                <w:lang w:val="uz-Cyrl-UZ"/>
              </w:rPr>
              <w:t/>
            </w:r>
            <w:r w:rsidR="00DD6988" w:rsidRPr="003302C5">
              <w:rPr>
                <w:rFonts w:ascii="Times New Roman" w:hAnsi="Times New Roman" w:cs="Times New Roman"/>
                <w:sz w:val="24"/>
                <w:szCs w:val="24"/>
                <w:lang w:val="uz-Cyrl-UZ"/>
              </w:rPr>
              <w:t/>
            </w:r>
            <w:r w:rsidR="00847760" w:rsidRPr="003302C5">
              <w:rPr>
                <w:rFonts w:ascii="Times New Roman" w:hAnsi="Times New Roman" w:cs="Times New Roman"/>
                <w:sz w:val="24"/>
                <w:szCs w:val="24"/>
                <w:lang w:val="uz-Cyrl-UZ"/>
              </w:rPr>
              <w:t/>
            </w:r>
            <w:r w:rsidRPr="003302C5">
              <w:rPr>
                <w:rFonts w:ascii="Times New Roman" w:hAnsi="Times New Roman" w:cs="Times New Roman"/>
                <w:sz w:val="24"/>
                <w:szCs w:val="24"/>
                <w:lang w:val="uz-Cyrl-UZ"/>
              </w:rPr>
              <w:t/>
            </w:r>
            <w:r w:rsidR="00E40489" w:rsidRPr="003302C5">
              <w:rPr>
                <w:rFonts w:ascii="Times New Roman" w:hAnsi="Times New Roman" w:cs="Times New Roman"/>
                <w:sz w:val="24"/>
                <w:szCs w:val="24"/>
                <w:lang w:val="uz-Cyrl-UZ"/>
              </w:rPr>
              <w:t xml:space="preserve"/>
            </w:r>
            <w:r w:rsidR="00FA3F3D" w:rsidRPr="003302C5">
              <w:rPr>
                <w:rFonts w:ascii="Times New Roman" w:hAnsi="Times New Roman" w:cs="Times New Roman"/>
                <w:sz w:val="24"/>
                <w:szCs w:val="24"/>
                <w:lang w:val="uz-Cyrl-UZ"/>
              </w:rPr>
              <w:t xml:space="preserve"/>
            </w:r>
            <w:r w:rsidR="00DD6988" w:rsidRPr="003302C5">
              <w:rPr>
                <w:rFonts w:ascii="Times New Roman" w:hAnsi="Times New Roman" w:cs="Times New Roman"/>
                <w:sz w:val="24"/>
                <w:szCs w:val="24"/>
                <w:lang w:val="uz-Cyrl-UZ"/>
              </w:rPr>
              <w:t/>
            </w:r>
            <w:r w:rsidR="00FA3F3D" w:rsidRPr="003302C5">
              <w:rPr>
                <w:rFonts w:ascii="Times New Roman" w:hAnsi="Times New Roman" w:cs="Times New Roman"/>
                <w:sz w:val="24"/>
                <w:szCs w:val="24"/>
                <w:lang w:val="uz-Cyrl-UZ"/>
              </w:rPr>
              <w:t xml:space="preserve"/>
            </w:r>
            <w:r w:rsidR="00F35395" w:rsidRPr="003302C5">
              <w:rPr>
                <w:rFonts w:ascii="Times New Roman" w:hAnsi="Times New Roman" w:cs="Times New Roman"/>
                <w:sz w:val="24"/>
                <w:szCs w:val="24"/>
                <w:lang w:val="uz-Cyrl-UZ"/>
              </w:rPr>
              <w:t/>
            </w:r>
            <w:r w:rsidR="00262DEB" w:rsidRPr="003302C5">
              <w:rPr>
                <w:rFonts w:ascii="Times New Roman" w:hAnsi="Times New Roman" w:cs="Times New Roman"/>
                <w:sz w:val="24"/>
                <w:szCs w:val="24"/>
                <w:lang w:val="uz-Cyrl-UZ"/>
              </w:rPr>
              <w:t xml:space="preserve"/>
            </w:r>
            <w:bookmarkStart w:id="1" w:name="_Hlk228972397"/>
            <w:r w:rsidR="00371B47">
              <w:rPr>
                <w:rFonts w:ascii="Times New Roman" w:hAnsi="Times New Roman" w:cs="Times New Roman"/>
                <w:sz w:val="24"/>
                <w:szCs w:val="24"/>
                <w:lang w:val="uz-Cyrl-UZ"/>
              </w:rPr>
              <w:t xml:space="preserve"/>
            </w:r>
            <w:bookmarkStart w:id="2" w:name="_Hlk229402941"/>
            <w:bookmarkEnd w:id="1"/>
            <w:r w:rsidR="00E5798F">
              <w:rPr>
                <w:rFonts w:ascii="Times New Roman" w:hAnsi="Times New Roman" w:cs="Times New Roman"/>
                <w:sz w:val="24"/>
                <w:szCs w:val="24"/>
                <w:lang w:val="uz-Cyrl-UZ"/>
              </w:rPr>
              <w:t/>
            </w:r>
            <w:r w:rsidR="004838BD" w:rsidRPr="004838BD">
              <w:rPr>
                <w:rFonts w:ascii="Times New Roman" w:hAnsi="Times New Roman" w:cs="Times New Roman"/>
                <w:sz w:val="24"/>
                <w:szCs w:val="24"/>
                <w:lang w:val="uz-Cyrl-UZ"/>
              </w:rPr>
              <w:t xml:space="preserve"/>
            </w:r>
            <w:r w:rsidR="00690F94">
              <w:rPr>
                <w:rFonts w:ascii="Times New Roman" w:hAnsi="Times New Roman" w:cs="Times New Roman"/>
                <w:sz w:val="24"/>
                <w:szCs w:val="24"/>
                <w:lang w:val="uz-Cyrl-UZ"/>
              </w:rPr>
              <w:t/>
            </w:r>
            <w:r w:rsidR="004838BD" w:rsidRPr="004838BD">
              <w:rPr>
                <w:rFonts w:ascii="Times New Roman" w:hAnsi="Times New Roman" w:cs="Times New Roman"/>
                <w:sz w:val="24"/>
                <w:szCs w:val="24"/>
                <w:lang w:val="uz-Cyrl-UZ"/>
              </w:rPr>
              <w:t xml:space="preserve"/>
            </w:r>
            <w:r w:rsidR="0097057D">
              <w:rPr>
                <w:rFonts w:ascii="Times New Roman" w:hAnsi="Times New Roman" w:cs="Times New Roman"/>
                <w:sz w:val="24"/>
                <w:szCs w:val="24"/>
                <w:lang w:val="uz-Cyrl-UZ"/>
              </w:rPr>
              <w:t xml:space="preserve"/>
            </w:r>
            <w:r w:rsidR="00E5798F">
              <w:rPr>
                <w:rFonts w:ascii="Times New Roman" w:hAnsi="Times New Roman" w:cs="Times New Roman"/>
                <w:sz w:val="24"/>
                <w:szCs w:val="24"/>
                <w:lang w:val="uz-Cyrl-UZ"/>
              </w:rPr>
              <w:t/>
            </w:r>
            <w:r w:rsidR="004838BD" w:rsidRPr="004838BD">
              <w:rPr>
                <w:rFonts w:ascii="Times New Roman" w:hAnsi="Times New Roman" w:cs="Times New Roman"/>
                <w:sz w:val="24"/>
                <w:szCs w:val="24"/>
                <w:lang w:val="uz-Cyrl-UZ"/>
              </w:rPr>
              <w:t xml:space="preserve"/>
            </w:r>
            <w:r w:rsidR="0041482D">
              <w:rPr>
                <w:rFonts w:ascii="Times New Roman" w:hAnsi="Times New Roman" w:cs="Times New Roman"/>
                <w:sz w:val="24"/>
                <w:szCs w:val="24"/>
                <w:lang w:val="uz-Cyrl-UZ"/>
              </w:rPr>
              <w:t/>
            </w:r>
            <w:r w:rsidR="0041482D" w:rsidRPr="004838BD">
              <w:rPr>
                <w:rFonts w:ascii="Times New Roman" w:hAnsi="Times New Roman" w:cs="Times New Roman"/>
                <w:sz w:val="24"/>
                <w:szCs w:val="24"/>
                <w:lang w:val="uz-Cyrl-UZ"/>
              </w:rPr>
              <w:t xml:space="preserve"/>
            </w:r>
            <w:r w:rsidR="0041482D">
              <w:rPr>
                <w:rFonts w:ascii="Times New Roman" w:hAnsi="Times New Roman" w:cs="Times New Roman"/>
                <w:sz w:val="24"/>
                <w:szCs w:val="24"/>
                <w:lang w:val="uz-Cyrl-UZ"/>
              </w:rPr>
              <w:t/>
            </w:r>
            <w:r w:rsidR="0041482D" w:rsidRPr="004838BD">
              <w:rPr>
                <w:rFonts w:ascii="Times New Roman" w:hAnsi="Times New Roman" w:cs="Times New Roman"/>
                <w:sz w:val="24"/>
                <w:szCs w:val="24"/>
                <w:lang w:val="uz-Cyrl-UZ"/>
              </w:rPr>
              <w:t xml:space="preserve"/>
            </w:r>
            <w:r w:rsidR="0041482D">
              <w:rPr>
                <w:rFonts w:ascii="Times New Roman" w:hAnsi="Times New Roman" w:cs="Times New Roman"/>
                <w:sz w:val="24"/>
                <w:szCs w:val="24"/>
                <w:lang w:val="uz-Cyrl-UZ"/>
              </w:rPr>
              <w:t xml:space="preserve"/>
            </w:r>
            <w:r w:rsidR="0085200C">
              <w:rPr>
                <w:rFonts w:ascii="Times New Roman" w:hAnsi="Times New Roman" w:cs="Times New Roman"/>
                <w:sz w:val="24"/>
                <w:szCs w:val="24"/>
                <w:lang w:val="uz-Cyrl-UZ"/>
              </w:rPr>
              <w:t xml:space="preserve"/>
            </w:r>
            <w:r w:rsidR="00B56798">
              <w:rPr>
                <w:rFonts w:ascii="Times New Roman" w:hAnsi="Times New Roman" w:cs="Times New Roman"/>
                <w:sz w:val="24"/>
                <w:szCs w:val="24"/>
                <w:lang w:val="uz-Cyrl-UZ"/>
              </w:rPr>
              <w:t xml:space="preserve"/>
            </w:r>
            <w:r w:rsidR="00E209D7">
              <w:rPr>
                <w:rFonts w:ascii="Times New Roman" w:hAnsi="Times New Roman" w:cs="Times New Roman"/>
                <w:sz w:val="24"/>
                <w:szCs w:val="24"/>
                <w:lang w:val="uz-Cyrl-UZ"/>
              </w:rPr>
              <w:t xml:space="preserve"/>
            </w:r>
            <w:r w:rsidR="004838BD" w:rsidRPr="004838BD">
              <w:rPr>
                <w:rFonts w:ascii="Times New Roman" w:hAnsi="Times New Roman" w:cs="Times New Roman"/>
                <w:sz w:val="24"/>
                <w:szCs w:val="24"/>
                <w:lang w:val="uz-Cyrl-UZ"/>
              </w:rPr>
              <w:t xml:space="preserve"/>
            </w:r>
            <w:r w:rsidR="00BB6BD8">
              <w:rPr>
                <w:rFonts w:ascii="Times New Roman" w:hAnsi="Times New Roman" w:cs="Times New Roman"/>
                <w:sz w:val="24"/>
                <w:szCs w:val="24"/>
                <w:lang w:val="uz-Cyrl-UZ"/>
              </w:rPr>
              <w:t/>
            </w:r>
            <w:r w:rsidR="001309E3">
              <w:rPr>
                <w:rFonts w:ascii="Times New Roman" w:hAnsi="Times New Roman" w:cs="Times New Roman"/>
                <w:sz w:val="24"/>
                <w:szCs w:val="24"/>
                <w:lang w:val="uz-Cyrl-UZ"/>
              </w:rPr>
              <w:t xml:space="preserve"/>
            </w:r>
            <w:r w:rsidR="0041482D">
              <w:rPr>
                <w:rFonts w:ascii="Times New Roman" w:hAnsi="Times New Roman" w:cs="Times New Roman"/>
                <w:sz w:val="24"/>
                <w:szCs w:val="24"/>
                <w:lang w:val="uz-Cyrl-UZ"/>
              </w:rPr>
              <w:t xml:space="preserve"/>
            </w:r>
            <w:r w:rsidR="00BB6BD8">
              <w:rPr>
                <w:rFonts w:ascii="Times New Roman" w:hAnsi="Times New Roman" w:cs="Times New Roman"/>
                <w:sz w:val="24"/>
                <w:szCs w:val="24"/>
                <w:lang w:val="uz-Cyrl-UZ"/>
              </w:rPr>
              <w:t xml:space="preserve"/>
            </w:r>
            <w:r w:rsidR="00CD0F58">
              <w:rPr>
                <w:rFonts w:ascii="Times New Roman" w:hAnsi="Times New Roman" w:cs="Times New Roman"/>
                <w:sz w:val="24"/>
                <w:szCs w:val="24"/>
                <w:lang w:val="uz-Cyrl-UZ"/>
              </w:rPr>
              <w:t xml:space="preserve"/>
            </w:r>
            <w:r w:rsidR="004838BD" w:rsidRPr="004838BD">
              <w:rPr>
                <w:rFonts w:ascii="Times New Roman" w:hAnsi="Times New Roman" w:cs="Times New Roman"/>
                <w:sz w:val="24"/>
                <w:szCs w:val="24"/>
                <w:lang w:val="uz-Cyrl-UZ"/>
              </w:rPr>
              <w:t xml:space="preserve"/>
            </w:r>
            <w:r w:rsidR="0041482D">
              <w:rPr>
                <w:rFonts w:ascii="Times New Roman" w:hAnsi="Times New Roman" w:cs="Times New Roman"/>
                <w:sz w:val="24"/>
                <w:szCs w:val="24"/>
                <w:lang w:val="uz-Cyrl-UZ"/>
              </w:rPr>
              <w:t xml:space="preserve"/>
            </w:r>
            <w:r w:rsidR="00E5798F">
              <w:rPr>
                <w:rFonts w:ascii="Times New Roman" w:hAnsi="Times New Roman" w:cs="Times New Roman"/>
                <w:sz w:val="24"/>
                <w:szCs w:val="24"/>
                <w:lang w:val="uz-Cyrl-UZ"/>
              </w:rPr>
              <w:t/>
            </w:r>
            <w:r w:rsidR="004838BD" w:rsidRPr="004838BD">
              <w:rPr>
                <w:rFonts w:ascii="Times New Roman" w:hAnsi="Times New Roman" w:cs="Times New Roman"/>
                <w:sz w:val="24"/>
                <w:szCs w:val="24"/>
                <w:lang w:val="uz-Cyrl-UZ"/>
              </w:rPr>
              <w:t xml:space="preserve"/>
            </w:r>
            <w:r w:rsidR="00A91400">
              <w:rPr>
                <w:rFonts w:ascii="Times New Roman" w:hAnsi="Times New Roman" w:cs="Times New Roman"/>
                <w:sz w:val="24"/>
                <w:szCs w:val="24"/>
                <w:lang w:val="uz-Cyrl-UZ"/>
              </w:rPr>
              <w:t/>
            </w:r>
            <w:r w:rsidR="004838BD" w:rsidRPr="004838BD">
              <w:rPr>
                <w:rFonts w:ascii="Times New Roman" w:hAnsi="Times New Roman" w:cs="Times New Roman"/>
                <w:sz w:val="24"/>
                <w:szCs w:val="24"/>
                <w:lang w:val="uz-Cyrl-UZ"/>
              </w:rPr>
              <w:t xml:space="preserve"/>
            </w:r>
            <w:r w:rsidR="00E5798F">
              <w:rPr>
                <w:rFonts w:ascii="Times New Roman" w:hAnsi="Times New Roman" w:cs="Times New Roman"/>
                <w:sz w:val="24"/>
                <w:szCs w:val="24"/>
                <w:lang w:val="uz-Cyrl-UZ"/>
              </w:rPr>
              <w:t xml:space="preserve"/>
            </w:r>
            <w:r w:rsidR="007A4B1B">
              <w:rPr>
                <w:rFonts w:ascii="Times New Roman" w:hAnsi="Times New Roman" w:cs="Times New Roman"/>
                <w:sz w:val="24"/>
                <w:szCs w:val="24"/>
                <w:lang w:val="uz-Cyrl-UZ"/>
              </w:rPr>
              <w:t xml:space="preserve"/>
            </w:r>
            <w:r w:rsidR="004838BD" w:rsidRPr="004838BD">
              <w:rPr>
                <w:rFonts w:ascii="Times New Roman" w:hAnsi="Times New Roman" w:cs="Times New Roman"/>
                <w:sz w:val="24"/>
                <w:szCs w:val="24"/>
                <w:lang w:val="uz-Cyrl-UZ"/>
              </w:rPr>
              <w:t xml:space="preserve"/>
            </w:r>
            <w:r w:rsidR="00267FFD">
              <w:rPr>
                <w:rFonts w:ascii="Times New Roman" w:hAnsi="Times New Roman" w:cs="Times New Roman"/>
                <w:sz w:val="24"/>
                <w:szCs w:val="24"/>
                <w:lang w:val="uz-Cyrl-UZ"/>
              </w:rPr>
              <w:t xml:space="preserve"/>
            </w:r>
            <w:r w:rsidR="000E1559">
              <w:rPr>
                <w:rFonts w:ascii="Times New Roman" w:hAnsi="Times New Roman" w:cs="Times New Roman"/>
                <w:sz w:val="24"/>
                <w:szCs w:val="24"/>
                <w:lang w:val="uz-Cyrl-UZ"/>
              </w:rPr>
              <w:t xml:space="preserve"/>
            </w:r>
            <w:r w:rsidR="00267FFD">
              <w:rPr>
                <w:rFonts w:ascii="Times New Roman" w:hAnsi="Times New Roman" w:cs="Times New Roman"/>
                <w:sz w:val="24"/>
                <w:szCs w:val="24"/>
                <w:lang w:val="uz-Cyrl-UZ"/>
              </w:rPr>
              <w:t/>
            </w:r>
            <w:r w:rsidR="007A4B1B">
              <w:rPr>
                <w:rFonts w:ascii="Times New Roman" w:hAnsi="Times New Roman" w:cs="Times New Roman"/>
                <w:sz w:val="24"/>
                <w:szCs w:val="24"/>
                <w:lang w:val="uz-Cyrl-UZ"/>
              </w:rPr>
              <w:t xml:space="preserve"/>
            </w:r>
            <w:bookmarkEnd w:id="2"/>
            <w:r w:rsidR="00480055">
              <w:rPr>
                <w:rFonts w:ascii="Times New Roman" w:hAnsi="Times New Roman" w:cs="Times New Roman"/>
                <w:sz w:val="24"/>
                <w:szCs w:val="24"/>
                <w:lang w:val="uz-Cyrl-UZ"/>
              </w:rPr>
              <w:t xml:space="preserve"/>
            </w:r>
            <w:r w:rsidR="0099126A">
              <w:rPr>
                <w:rFonts w:ascii="Times New Roman" w:hAnsi="Times New Roman" w:cs="Times New Roman"/>
                <w:sz w:val="24"/>
                <w:szCs w:val="24"/>
                <w:lang w:val="uz-Cyrl-UZ"/>
              </w:rPr>
              <w:t xml:space="preserve"/>
            </w:r>
            <w:r w:rsidR="00480055">
              <w:rPr>
                <w:rFonts w:ascii="Times New Roman" w:hAnsi="Times New Roman" w:cs="Times New Roman"/>
                <w:sz w:val="24"/>
                <w:szCs w:val="24"/>
                <w:lang w:val="uz-Cyrl-UZ"/>
              </w:rPr>
              <w:t/>
            </w:r>
            <w:r w:rsidR="0099126A">
              <w:rPr>
                <w:rFonts w:ascii="Times New Roman" w:hAnsi="Times New Roman" w:cs="Times New Roman"/>
                <w:sz w:val="24"/>
                <w:szCs w:val="24"/>
                <w:lang w:val="uz-Cyrl-UZ"/>
              </w:rPr>
              <w:t/>
            </w:r>
            <w:r w:rsidR="009E1C51">
              <w:rPr>
                <w:rFonts w:ascii="Times New Roman" w:hAnsi="Times New Roman" w:cs="Times New Roman"/>
                <w:sz w:val="24"/>
                <w:szCs w:val="24"/>
                <w:lang w:val="uz-Cyrl-UZ"/>
              </w:rPr>
              <w:t xml:space="preserve"/>
            </w:r>
            <w:r w:rsidR="00F35395" w:rsidRPr="004E51E9">
              <w:rPr>
                <w:rFonts w:ascii="Times New Roman" w:hAnsi="Times New Roman" w:cs="Times New Roman"/>
                <w:sz w:val="24"/>
                <w:szCs w:val="24"/>
                <w:lang w:val="uz-Cyrl-UZ"/>
              </w:rPr>
              <w:t/>
            </w:r>
            <w:r w:rsidR="00DD6988" w:rsidRPr="004E51E9">
              <w:rPr>
                <w:rFonts w:ascii="Times New Roman" w:hAnsi="Times New Roman" w:cs="Times New Roman"/>
                <w:sz w:val="24"/>
                <w:szCs w:val="24"/>
                <w:lang w:val="uz-Cyrl-UZ"/>
              </w:rPr>
              <w:t/>
            </w:r>
            <w:r w:rsidR="00847760" w:rsidRPr="004E51E9">
              <w:rPr>
                <w:rFonts w:ascii="Times New Roman" w:hAnsi="Times New Roman" w:cs="Times New Roman"/>
                <w:sz w:val="24"/>
                <w:szCs w:val="24"/>
                <w:lang w:val="uz-Cyrl-UZ"/>
              </w:rPr>
              <w:t/>
            </w:r>
            <w:r w:rsidR="00F35395" w:rsidRPr="004E51E9">
              <w:rPr>
                <w:rFonts w:ascii="Times New Roman" w:hAnsi="Times New Roman" w:cs="Times New Roman"/>
                <w:sz w:val="24"/>
                <w:szCs w:val="24"/>
                <w:lang w:val="uz-Cyrl-UZ"/>
              </w:rPr>
              <w:t xml:space="preserve"/>
            </w:r>
            <w:r w:rsidR="00847760" w:rsidRPr="004E51E9">
              <w:rPr>
                <w:rFonts w:ascii="Times New Roman" w:hAnsi="Times New Roman" w:cs="Times New Roman"/>
                <w:sz w:val="24"/>
                <w:szCs w:val="24"/>
                <w:lang w:val="uz-Cyrl-UZ"/>
              </w:rPr>
              <w:t/>
            </w:r>
            <w:r w:rsidR="00262DEB" w:rsidRPr="004E51E9">
              <w:rPr>
                <w:rFonts w:ascii="Times New Roman" w:hAnsi="Times New Roman" w:cs="Times New Roman"/>
                <w:sz w:val="24"/>
                <w:szCs w:val="24"/>
                <w:lang w:val="uz-Cyrl-UZ"/>
              </w:rPr>
              <w:t/>
            </w:r>
            <w:r w:rsidR="00F35395" w:rsidRPr="004E51E9">
              <w:rPr>
                <w:rFonts w:ascii="Times New Roman" w:hAnsi="Times New Roman" w:cs="Times New Roman"/>
                <w:sz w:val="24"/>
                <w:szCs w:val="24"/>
                <w:lang w:val="uz-Cyrl-UZ"/>
              </w:rPr>
              <w:t/>
            </w:r>
            <w:r w:rsidR="00847760" w:rsidRPr="004E51E9">
              <w:rPr>
                <w:rFonts w:ascii="Times New Roman" w:hAnsi="Times New Roman" w:cs="Times New Roman"/>
                <w:sz w:val="24"/>
                <w:szCs w:val="24"/>
                <w:lang w:val="uz-Cyrl-UZ"/>
              </w:rPr>
              <w:t/>
            </w:r>
            <w:r w:rsidR="00F35395" w:rsidRPr="004E51E9">
              <w:rPr>
                <w:rFonts w:ascii="Times New Roman" w:hAnsi="Times New Roman" w:cs="Times New Roman"/>
                <w:sz w:val="24"/>
                <w:szCs w:val="24"/>
                <w:lang w:val="uz-Cyrl-UZ"/>
              </w:rPr>
              <w:t xml:space="preserve"/>
            </w:r>
            <w:r w:rsidR="00F35395" w:rsidRPr="003302C5">
              <w:rPr>
                <w:rFonts w:ascii="Times New Roman" w:hAnsi="Times New Roman" w:cs="Times New Roman"/>
                <w:sz w:val="24"/>
                <w:szCs w:val="24"/>
                <w:lang w:val="uz-Cyrl-UZ"/>
              </w:rPr>
              <w:t xml:space="preserve"/>
            </w:r>
            <w:r w:rsidR="00547DA4" w:rsidRPr="003302C5">
              <w:rPr>
                <w:rFonts w:ascii="Times New Roman" w:hAnsi="Times New Roman" w:cs="Times New Roman"/>
                <w:sz w:val="24"/>
                <w:szCs w:val="24"/>
                <w:lang w:val="uz-Cyrl-UZ"/>
              </w:rPr>
              <w:t/>
            </w:r>
            <w:r w:rsidR="00DD6988" w:rsidRPr="003302C5">
              <w:rPr>
                <w:rFonts w:ascii="Times New Roman" w:hAnsi="Times New Roman" w:cs="Times New Roman"/>
                <w:sz w:val="24"/>
                <w:szCs w:val="24"/>
                <w:lang w:val="uz-Cyrl-UZ"/>
              </w:rPr>
              <w:t/>
            </w:r>
            <w:r w:rsidR="00547DA4" w:rsidRPr="003302C5">
              <w:rPr>
                <w:rFonts w:ascii="Times New Roman" w:hAnsi="Times New Roman" w:cs="Times New Roman"/>
                <w:sz w:val="24"/>
                <w:szCs w:val="24"/>
                <w:lang w:val="uz-Cyrl-UZ"/>
              </w:rPr>
              <w:t/>
            </w:r>
            <w:r w:rsidR="00DD6988" w:rsidRPr="003302C5">
              <w:rPr>
                <w:rFonts w:ascii="Times New Roman" w:hAnsi="Times New Roman" w:cs="Times New Roman"/>
                <w:sz w:val="24"/>
                <w:szCs w:val="24"/>
                <w:lang w:val="uz-Cyrl-UZ"/>
              </w:rPr>
              <w:t/>
            </w:r>
            <w:r w:rsidR="00847760" w:rsidRPr="003302C5">
              <w:rPr>
                <w:rFonts w:ascii="Times New Roman" w:hAnsi="Times New Roman" w:cs="Times New Roman"/>
                <w:sz w:val="24"/>
                <w:szCs w:val="24"/>
                <w:lang w:val="uz-Cyrl-UZ"/>
              </w:rPr>
              <w:t xml:space="preserve"/>
            </w:r>
            <w:r w:rsidR="00F35395" w:rsidRPr="003302C5">
              <w:rPr>
                <w:rFonts w:ascii="Times New Roman" w:hAnsi="Times New Roman" w:cs="Times New Roman"/>
                <w:sz w:val="24"/>
                <w:szCs w:val="24"/>
                <w:lang w:val="uz-Cyrl-UZ"/>
              </w:rPr>
              <w:t/>
            </w:r>
            <w:r w:rsidR="007938EF" w:rsidRPr="003302C5">
              <w:rPr>
                <w:rFonts w:ascii="Times New Roman" w:hAnsi="Times New Roman" w:cs="Times New Roman"/>
                <w:sz w:val="24"/>
                <w:szCs w:val="24"/>
                <w:lang w:val="uz-Cyrl-UZ"/>
              </w:rPr>
              <w:t xml:space="preserve"/>
            </w:r>
          </w:p>
        </w:tc>
      </w:tr>
      <w:tr w:rsidR="005D2F44" w:rsidRPr="00E40489" ns2:paraId="5680C079" ns2:textId="77777777" w:rsidTr="00927939">
        <w:trPr>
          <w:trHeight w:val="60"/>
        </w:trPr>
        <w:tc>
          <w:tcPr>
            <w:tcW w:w="539" w:type="dxa"/>
            <w:shd w:val="clear" w:color="FFFFFF" w:fill="auto"/>
            <w:vAlign w:val="bottom"/>
          </w:tcPr>
          <w:p ns2:paraId="5680C077" ns2:textId="33B8A3B6" w:rsidR="005D2F44" w:rsidRPr="00F35395" w:rsidRDefault="005D2F44">
            <w:pPr>
              <w:jc w:val="both"/>
              <w:rPr>
                <w:rFonts w:ascii="Times New Roman" w:hAnsi="Times New Roman" w:cs="Times New Roman"/>
                <w:sz w:val="24"/>
                <w:szCs w:val="24"/>
                <w:lang w:val="uz-Cyrl-UZ"/>
              </w:rPr>
            </w:pPr>
          </w:p>
        </w:tc>
        <w:tc>
          <w:tcPr>
            <w:tcW w:w="10065" w:type="dxa"/>
            <w:gridSpan w:val="9"/>
            <w:shd w:val="clear" w:color="FFFFFF" w:fill="auto"/>
            <w:vAlign w:val="bottom"/>
          </w:tcPr>
          <w:p ns2:paraId="22634AF2" ns2:textId="77777777" w:rsidR="00D008DE" w:rsidRPr="003302C5" w:rsidRDefault="00D008DE">
            <w:pPr>
              <w:jc w:val="center"/>
              <w:rPr>
                <w:ins w:id="3" w:author="Davron Yakubov" w:date="2024-01-14T11:36:00Z"/>
                <w:rFonts w:ascii="Times New Roman" w:hAnsi="Times New Roman" w:cs="Times New Roman"/>
                <w:b/>
                <w:sz w:val="24"/>
                <w:szCs w:val="24"/>
                <w:lang w:val="uz-Cyrl-UZ"/>
              </w:rPr>
            </w:pPr>
          </w:p>
          <w:p ns2:paraId="5680C078" ns2:textId="1B44D3D8" w:rsidR="005D2F44" w:rsidRPr="003302C5" w:rsidRDefault="0038112A" w:rsidP="0019374D">
            <w:pPr>
              <w:jc w:val="center"/>
              <w:rPr>
                <w:rFonts w:ascii="Times New Roman" w:hAnsi="Times New Roman" w:cs="Times New Roman"/>
                <w:b/>
                <w:sz w:val="24"/>
                <w:szCs w:val="24"/>
                <w:lang w:val="uz-Cyrl-UZ"/>
              </w:rPr>
            </w:pPr>
            <w:r w:rsidRPr="003302C5">
              <w:rPr>
                <w:rFonts w:ascii="Times New Roman" w:hAnsi="Times New Roman" w:cs="Times New Roman"/>
                <w:b/>
                <w:sz w:val="24"/>
                <w:szCs w:val="24"/>
              </w:rPr>
              <w:t xml:space="preserve">1. ШАРТНОМА ПРЕДМЕТИ</w:t>
            </w:r>
            <w:r w:rsidR="0019374D" w:rsidRPr="003302C5">
              <w:rPr>
                <w:rFonts w:ascii="Times New Roman" w:hAnsi="Times New Roman" w:cs="Times New Roman"/>
                <w:b/>
                <w:sz w:val="24"/>
                <w:szCs w:val="24"/>
                <w:lang w:val="uz-Cyrl-UZ"/>
              </w:rPr>
              <w:t/>
            </w:r>
          </w:p>
        </w:tc>
      </w:tr>
      <w:tr w:rsidR="005D2F44" w:rsidRPr="00E40489" ns2:paraId="5680C083" ns2:textId="77777777" w:rsidTr="00927939">
        <w:trPr>
          <w:trHeight w:val="60"/>
        </w:trPr>
        <w:tc>
          <w:tcPr>
            <w:tcW w:w="539" w:type="dxa"/>
            <w:shd w:val="clear" w:color="FFFFFF" w:fill="auto"/>
            <w:vAlign w:val="bottom"/>
          </w:tcPr>
          <w:p ns2:paraId="5680C07A"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07B"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07C"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07D" ns2:textId="77777777" w:rsidR="005D2F44" w:rsidRPr="003302C5" w:rsidRDefault="005D2F44">
            <w:pPr>
              <w:jc w:val="both"/>
              <w:rPr>
                <w:rFonts w:ascii="Times New Roman" w:hAnsi="Times New Roman" w:cs="Times New Roman"/>
                <w:sz w:val="24"/>
                <w:szCs w:val="24"/>
              </w:rPr>
            </w:pPr>
          </w:p>
        </w:tc>
        <w:tc>
          <w:tcPr>
            <w:tcW w:w="945" w:type="dxa"/>
            <w:shd w:val="clear" w:color="FFFFFF" w:fill="auto"/>
            <w:vAlign w:val="bottom"/>
          </w:tcPr>
          <w:p ns2:paraId="5680C07E" ns2:textId="77777777" w:rsidR="005D2F44" w:rsidRPr="003302C5" w:rsidRDefault="005D2F44">
            <w:pPr>
              <w:jc w:val="both"/>
              <w:rPr>
                <w:rFonts w:ascii="Times New Roman" w:hAnsi="Times New Roman" w:cs="Times New Roman"/>
                <w:sz w:val="24"/>
                <w:szCs w:val="24"/>
              </w:rPr>
            </w:pPr>
          </w:p>
        </w:tc>
        <w:tc>
          <w:tcPr>
            <w:tcW w:w="945" w:type="dxa"/>
            <w:shd w:val="clear" w:color="FFFFFF" w:fill="auto"/>
            <w:vAlign w:val="bottom"/>
          </w:tcPr>
          <w:p ns2:paraId="5680C07F" ns2:textId="77777777" w:rsidR="005D2F44" w:rsidRPr="003302C5" w:rsidRDefault="005D2F44">
            <w:pPr>
              <w:jc w:val="both"/>
              <w:rPr>
                <w:rFonts w:ascii="Times New Roman" w:hAnsi="Times New Roman" w:cs="Times New Roman"/>
                <w:sz w:val="24"/>
                <w:szCs w:val="24"/>
              </w:rPr>
            </w:pPr>
          </w:p>
        </w:tc>
        <w:tc>
          <w:tcPr>
            <w:tcW w:w="945" w:type="dxa"/>
            <w:shd w:val="clear" w:color="FFFFFF" w:fill="auto"/>
            <w:vAlign w:val="bottom"/>
          </w:tcPr>
          <w:p ns2:paraId="5680C080" ns2:textId="77777777" w:rsidR="005D2F44" w:rsidRPr="003302C5" w:rsidRDefault="005D2F44">
            <w:pPr>
              <w:jc w:val="both"/>
              <w:rPr>
                <w:rFonts w:ascii="Times New Roman" w:hAnsi="Times New Roman" w:cs="Times New Roman"/>
                <w:sz w:val="24"/>
                <w:szCs w:val="24"/>
              </w:rPr>
            </w:pPr>
          </w:p>
        </w:tc>
        <w:tc>
          <w:tcPr>
            <w:tcW w:w="945" w:type="dxa"/>
            <w:shd w:val="clear" w:color="FFFFFF" w:fill="auto"/>
            <w:vAlign w:val="bottom"/>
          </w:tcPr>
          <w:p ns2:paraId="5680C081" ns2:textId="77777777" w:rsidR="005D2F44" w:rsidRPr="003302C5" w:rsidRDefault="005D2F44">
            <w:pPr>
              <w:jc w:val="both"/>
              <w:rPr>
                <w:rFonts w:ascii="Times New Roman" w:hAnsi="Times New Roman" w:cs="Times New Roman"/>
                <w:sz w:val="24"/>
                <w:szCs w:val="24"/>
              </w:rPr>
            </w:pPr>
          </w:p>
        </w:tc>
        <w:tc>
          <w:tcPr>
            <w:tcW w:w="3450" w:type="dxa"/>
            <w:gridSpan w:val="2"/>
            <w:shd w:val="clear" w:color="FFFFFF" w:fill="auto"/>
            <w:vAlign w:val="bottom"/>
          </w:tcPr>
          <w:p ns2:paraId="5680C082" ns2:textId="77777777" w:rsidR="005D2F44" w:rsidRPr="003302C5" w:rsidRDefault="005D2F44">
            <w:pPr>
              <w:jc w:val="both"/>
              <w:rPr>
                <w:rFonts w:ascii="Times New Roman" w:hAnsi="Times New Roman" w:cs="Times New Roman"/>
                <w:sz w:val="24"/>
                <w:szCs w:val="24"/>
              </w:rPr>
            </w:pPr>
          </w:p>
        </w:tc>
      </w:tr>
      <w:tr w:rsidR="003302C5" w:rsidRPr="003302C5" ns2:paraId="5680C086" ns2:textId="77777777" w:rsidTr="00262DEB">
        <w:trPr>
          <w:gridAfter w:val="1"/>
          <w:wAfter w:w="142" w:type="dxa"/>
          <w:trHeight w:val="60"/>
        </w:trPr>
        <w:tc>
          <w:tcPr>
            <w:tcW w:w="539" w:type="dxa"/>
            <w:shd w:val="clear" w:color="FFFFFF" w:fill="auto"/>
          </w:tcPr>
          <w:p ns2:paraId="5680C084"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1.1.</w:t>
            </w:r>
          </w:p>
        </w:tc>
        <w:tc>
          <w:tcPr>
            <w:tcW w:w="9923" w:type="dxa"/>
            <w:gridSpan w:val="8"/>
            <w:shd w:val="clear" w:color="FFFFFF" w:fill="auto"/>
            <w:vAlign w:val="bottom"/>
          </w:tcPr>
          <w:p ns2:paraId="5680C085" ns2:textId="0028A7F2" w:rsidR="005D2F44" w:rsidRPr="003302C5" w:rsidRDefault="0019374D" w:rsidP="00262DEB">
            <w:pPr>
              <w:jc w:val="both"/>
              <w:rPr>
                <w:rFonts w:ascii="Times New Roman" w:hAnsi="Times New Roman" w:cs="Times New Roman"/>
                <w:sz w:val="24"/>
                <w:szCs w:val="24"/>
              </w:rPr>
            </w:pPr>
            <w:r w:rsidRPr="003302C5">
              <w:rPr>
                <w:rFonts w:ascii="Times New Roman" w:hAnsi="Times New Roman" w:cs="Times New Roman"/>
                <w:sz w:val="24"/>
                <w:szCs w:val="24"/>
              </w:rPr>
              <w:t xml:space="preserve">Ушбу шартнома шартларига кўра, Бажарувчи қуйидаги хизматларни тақдим этади: (бундан буён матнда "Хизматлар" деб аталади) ва Буюртмачи Бажарувчи томонидан кўрсатилган хизматларга мувофиқ тегишли тўловларни амалга оширади.</w:t>
            </w:r>
            <w:r w:rsidR="00262DEB" w:rsidRPr="003302C5">
              <w:rPr>
                <w:rFonts w:ascii="Times New Roman" w:hAnsi="Times New Roman" w:cs="Times New Roman"/>
                <w:sz w:val="24"/>
                <w:szCs w:val="24"/>
                <w:lang w:val="uz-Cyrl-UZ"/>
              </w:rPr>
              <w:t/>
            </w:r>
            <w:proofErr w:type="spellStart"/>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xml:space="preserve"/>
            </w:r>
            <w:proofErr w:type="spellStart"/>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xml:space="preserve"/>
            </w:r>
            <w:proofErr w:type="spellStart"/>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xml:space="preserve"/>
            </w:r>
            <w:r w:rsidR="00DD6988" w:rsidRPr="003302C5">
              <w:rPr>
                <w:rFonts w:ascii="Times New Roman" w:hAnsi="Times New Roman" w:cs="Times New Roman"/>
                <w:sz w:val="24"/>
                <w:szCs w:val="24"/>
              </w:rPr>
              <w:t/>
            </w:r>
            <w:r w:rsidR="00442272" w:rsidRPr="003302C5">
              <w:rPr>
                <w:rFonts w:ascii="Times New Roman" w:hAnsi="Times New Roman" w:cs="Times New Roman"/>
                <w:sz w:val="24"/>
                <w:szCs w:val="24"/>
                <w:lang w:val="uz-Cyrl-UZ"/>
              </w:rPr>
              <w:t/>
            </w:r>
            <w:r w:rsidR="0038112A" w:rsidRPr="003302C5">
              <w:rPr>
                <w:rFonts w:ascii="Times New Roman" w:hAnsi="Times New Roman" w:cs="Times New Roman"/>
                <w:sz w:val="24"/>
                <w:szCs w:val="24"/>
              </w:rPr>
              <w:t xml:space="preserve"/>
            </w:r>
            <w:proofErr w:type="spellStart"/>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xml:space="preserve"/>
            </w:r>
            <w:proofErr w:type="spellStart"/>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xml:space="preserve"/>
            </w:r>
            <w:proofErr w:type="spellStart"/>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xml:space="preserve"/>
            </w:r>
            <w:r w:rsidR="00F1785E" w:rsidRPr="003302C5">
              <w:rPr>
                <w:rFonts w:ascii="Times New Roman" w:hAnsi="Times New Roman" w:cs="Times New Roman"/>
                <w:sz w:val="24"/>
                <w:szCs w:val="24"/>
                <w:lang w:val="uz-Cyrl-UZ"/>
              </w:rPr>
              <w:t/>
            </w:r>
            <w:proofErr w:type="spellStart"/>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w:r>
            <w:proofErr w:type="spellStart"/>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xml:space="preserve"/>
            </w:r>
            <w:r w:rsidR="00B65700" w:rsidRPr="003302C5">
              <w:rPr>
                <w:rFonts w:ascii="Times New Roman" w:hAnsi="Times New Roman" w:cs="Times New Roman"/>
                <w:sz w:val="24"/>
                <w:szCs w:val="24"/>
                <w:lang w:val="uz-Cyrl-UZ"/>
              </w:rPr>
              <w:t/>
            </w:r>
            <w:r w:rsidR="00B65700" w:rsidRPr="003302C5">
              <w:rPr>
                <w:rFonts w:ascii="Times New Roman" w:hAnsi="Times New Roman" w:cs="Times New Roman"/>
                <w:sz w:val="24"/>
                <w:szCs w:val="24"/>
              </w:rPr>
              <w:t xml:space="preserve"/>
            </w:r>
            <w:r w:rsidR="00B65700" w:rsidRPr="003302C5">
              <w:rPr>
                <w:rFonts w:ascii="Times New Roman" w:hAnsi="Times New Roman" w:cs="Times New Roman"/>
                <w:sz w:val="24"/>
                <w:szCs w:val="24"/>
                <w:lang w:val="uz-Cyrl-UZ"/>
              </w:rPr>
              <w:t/>
            </w:r>
            <w:proofErr w:type="spellStart"/>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xml:space="preserve"/>
            </w:r>
            <w:proofErr w:type="spellStart"/>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xml:space="preserve"/>
            </w:r>
            <w:proofErr w:type="spellStart"/>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xml:space="preserve"/>
            </w:r>
            <w:proofErr w:type="spellStart"/>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xml:space="preserve"/>
            </w:r>
            <w:r w:rsidR="00DD6988" w:rsidRPr="003302C5">
              <w:rPr>
                <w:rFonts w:ascii="Times New Roman" w:hAnsi="Times New Roman" w:cs="Times New Roman"/>
                <w:sz w:val="24"/>
                <w:szCs w:val="24"/>
                <w:lang w:val="uz-Cyrl-UZ"/>
              </w:rPr>
              <w:t/>
            </w:r>
            <w:r w:rsidR="0038112A" w:rsidRPr="003302C5">
              <w:rPr>
                <w:rFonts w:ascii="Times New Roman" w:hAnsi="Times New Roman" w:cs="Times New Roman"/>
                <w:sz w:val="24"/>
                <w:szCs w:val="24"/>
              </w:rPr>
              <w:t xml:space="preserve"/>
            </w:r>
            <w:r w:rsidR="00DD6988" w:rsidRPr="003302C5">
              <w:rPr>
                <w:rFonts w:ascii="Times New Roman" w:hAnsi="Times New Roman" w:cs="Times New Roman"/>
                <w:sz w:val="24"/>
                <w:szCs w:val="24"/>
              </w:rPr>
              <w:t/>
            </w:r>
            <w:r w:rsidR="00442272" w:rsidRPr="003302C5">
              <w:rPr>
                <w:rFonts w:ascii="Times New Roman" w:hAnsi="Times New Roman" w:cs="Times New Roman"/>
                <w:sz w:val="24"/>
                <w:szCs w:val="24"/>
                <w:lang w:val="uz-Cyrl-UZ"/>
              </w:rPr>
              <w:t/>
            </w:r>
            <w:r w:rsidR="0038112A" w:rsidRPr="003302C5">
              <w:rPr>
                <w:rFonts w:ascii="Times New Roman" w:hAnsi="Times New Roman" w:cs="Times New Roman"/>
                <w:sz w:val="24"/>
                <w:szCs w:val="24"/>
              </w:rPr>
              <w:t xml:space="preserve"/>
            </w:r>
            <w:proofErr w:type="spellStart"/>
            <w:r w:rsidR="00DD6988" w:rsidRPr="003302C5">
              <w:rPr>
                <w:rFonts w:ascii="Times New Roman" w:hAnsi="Times New Roman" w:cs="Times New Roman"/>
                <w:sz w:val="24"/>
                <w:szCs w:val="24"/>
              </w:rPr>
              <w:t/>
            </w:r>
            <w:proofErr w:type="spellEnd"/>
            <w:r w:rsidR="00DD6988" w:rsidRPr="003302C5">
              <w:rPr>
                <w:rFonts w:ascii="Times New Roman" w:hAnsi="Times New Roman" w:cs="Times New Roman"/>
                <w:sz w:val="24"/>
                <w:szCs w:val="24"/>
              </w:rPr>
              <w:t xml:space="preserve"/>
            </w:r>
            <w:proofErr w:type="spellStart"/>
            <w:r w:rsidR="00DD6988" w:rsidRPr="003302C5">
              <w:rPr>
                <w:rFonts w:ascii="Times New Roman" w:hAnsi="Times New Roman" w:cs="Times New Roman"/>
                <w:sz w:val="24"/>
                <w:szCs w:val="24"/>
              </w:rPr>
              <w:t/>
            </w:r>
            <w:proofErr w:type="spellEnd"/>
            <w:r w:rsidR="00DD6988" w:rsidRPr="003302C5">
              <w:rPr>
                <w:rFonts w:ascii="Times New Roman" w:hAnsi="Times New Roman" w:cs="Times New Roman"/>
                <w:sz w:val="24"/>
                <w:szCs w:val="24"/>
              </w:rPr>
              <w:t xml:space="preserve"/>
            </w:r>
            <w:proofErr w:type="spellStart"/>
            <w:r w:rsidR="00DD6988" w:rsidRPr="003302C5">
              <w:rPr>
                <w:rFonts w:ascii="Times New Roman" w:hAnsi="Times New Roman" w:cs="Times New Roman"/>
                <w:sz w:val="24"/>
                <w:szCs w:val="24"/>
              </w:rPr>
              <w:t/>
            </w:r>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xml:space="preserve"/>
            </w:r>
            <w:proofErr w:type="spellStart"/>
            <w:r w:rsidR="0038112A" w:rsidRPr="003302C5">
              <w:rPr>
                <w:rFonts w:ascii="Times New Roman" w:hAnsi="Times New Roman" w:cs="Times New Roman"/>
                <w:sz w:val="24"/>
                <w:szCs w:val="24"/>
              </w:rPr>
              <w:t/>
            </w:r>
            <w:proofErr w:type="spellEnd"/>
            <w:r w:rsidR="0038112A" w:rsidRPr="003302C5">
              <w:rPr>
                <w:rFonts w:ascii="Times New Roman" w:hAnsi="Times New Roman" w:cs="Times New Roman"/>
                <w:sz w:val="24"/>
                <w:szCs w:val="24"/>
              </w:rPr>
              <w:t xml:space="preserve"/>
            </w:r>
            <w:r w:rsidR="00442272" w:rsidRPr="003302C5">
              <w:rPr>
                <w:rFonts w:ascii="Times New Roman" w:hAnsi="Times New Roman" w:cs="Times New Roman"/>
                <w:sz w:val="24"/>
                <w:szCs w:val="24"/>
                <w:lang w:val="uz-Cyrl-UZ"/>
              </w:rPr>
              <w:t/>
            </w:r>
            <w:r w:rsidR="0038112A" w:rsidRPr="003302C5">
              <w:rPr>
                <w:rFonts w:ascii="Times New Roman" w:hAnsi="Times New Roman" w:cs="Times New Roman"/>
                <w:sz w:val="24"/>
                <w:szCs w:val="24"/>
              </w:rPr>
              <w:t/>
            </w:r>
          </w:p>
        </w:tc>
      </w:tr>
      <w:tr w:rsidR="003302C5" w:rsidRPr="003302C5" ns2:paraId="5680C089" ns2:textId="77777777" w:rsidTr="00262DEB">
        <w:trPr>
          <w:gridAfter w:val="1"/>
          <w:wAfter w:w="142" w:type="dxa"/>
          <w:trHeight w:val="60"/>
        </w:trPr>
        <w:tc>
          <w:tcPr>
            <w:tcW w:w="539" w:type="dxa"/>
            <w:shd w:val="clear" w:color="FFFFFF" w:fill="auto"/>
          </w:tcPr>
          <w:p ns2:paraId="5680C087"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1.2.</w:t>
            </w:r>
          </w:p>
        </w:tc>
        <w:tc>
          <w:tcPr>
            <w:tcW w:w="9923" w:type="dxa"/>
            <w:gridSpan w:val="8"/>
            <w:shd w:val="clear" w:color="FFFFFF" w:fill="auto"/>
            <w:vAlign w:val="bottom"/>
          </w:tcPr>
          <w:p ns2:paraId="5680C088" ns2:textId="72E9A54D" w:rsidR="005D2F44" w:rsidRPr="003302C5" w:rsidRDefault="0038112A" w:rsidP="00262DEB">
            <w:pPr>
              <w:jc w:val="both"/>
              <w:rPr>
                <w:rFonts w:ascii="Times New Roman" w:hAnsi="Times New Roman" w:cs="Times New Roman"/>
                <w:sz w:val="24"/>
                <w:szCs w:val="24"/>
              </w:rPr>
            </w:pPr>
            <w:r w:rsidRPr="003302C5">
              <w:rPr>
                <w:rFonts w:ascii="Times New Roman" w:hAnsi="Times New Roman" w:cs="Times New Roman"/>
                <w:sz w:val="24"/>
                <w:szCs w:val="24"/>
              </w:rPr>
              <w:t xml:space="preserve">Ушбу шартнома шартларига кўра, Бажарувчи Буюртмачига шахсан хизмат кўрсатади.</w:t>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r w:rsidR="00DD6988" w:rsidRPr="003302C5">
              <w:rPr>
                <w:rFonts w:ascii="Times New Roman" w:hAnsi="Times New Roman" w:cs="Times New Roman"/>
                <w:sz w:val="24"/>
                <w:szCs w:val="24"/>
              </w:rPr>
              <w:t/>
            </w:r>
            <w:r w:rsidR="00FA3F3D" w:rsidRPr="003302C5">
              <w:rPr>
                <w:rFonts w:ascii="Times New Roman" w:hAnsi="Times New Roman" w:cs="Times New Roman"/>
                <w:sz w:val="24"/>
                <w:szCs w:val="24"/>
                <w:lang w:val="uz-Cyrl-UZ"/>
              </w:rPr>
              <w:t/>
            </w:r>
            <w:r w:rsidRPr="003302C5">
              <w:rPr>
                <w:rFonts w:ascii="Times New Roman" w:hAnsi="Times New Roman" w:cs="Times New Roman"/>
                <w:sz w:val="24"/>
                <w:szCs w:val="24"/>
              </w:rPr>
              <w:t xml:space="preserve"/>
            </w:r>
            <w:proofErr w:type="spellStart"/>
            <w:r w:rsidR="001B30DB" w:rsidRPr="003302C5">
              <w:rPr>
                <w:rFonts w:ascii="Times New Roman" w:hAnsi="Times New Roman" w:cs="Times New Roman"/>
                <w:sz w:val="24"/>
                <w:szCs w:val="24"/>
              </w:rPr>
              <w:t/>
            </w:r>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w:r>
          </w:p>
        </w:tc>
      </w:tr>
      <w:tr w:rsidR="003302C5" w:rsidRPr="003302C5" ns2:paraId="5680C08C" ns2:textId="77777777" w:rsidTr="00262DEB">
        <w:trPr>
          <w:gridAfter w:val="1"/>
          <w:wAfter w:w="142" w:type="dxa"/>
          <w:trHeight w:val="60"/>
        </w:trPr>
        <w:tc>
          <w:tcPr>
            <w:tcW w:w="539" w:type="dxa"/>
            <w:shd w:val="clear" w:color="FFFFFF" w:fill="auto"/>
          </w:tcPr>
          <w:p ns2:paraId="5680C08A"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1.3.</w:t>
            </w:r>
          </w:p>
        </w:tc>
        <w:tc>
          <w:tcPr>
            <w:tcW w:w="9923" w:type="dxa"/>
            <w:gridSpan w:val="8"/>
            <w:shd w:val="clear" w:color="FFFFFF" w:fill="auto"/>
            <w:vAlign w:val="bottom"/>
          </w:tcPr>
          <w:p ns2:paraId="5680C08B" ns2:textId="7A4D4473" w:rsidR="005D2F44" w:rsidRPr="003302C5" w:rsidRDefault="0038112A" w:rsidP="00262DEB">
            <w:pPr>
              <w:jc w:val="both"/>
              <w:rPr>
                <w:rFonts w:ascii="Times New Roman" w:hAnsi="Times New Roman" w:cs="Times New Roman"/>
                <w:sz w:val="24"/>
                <w:szCs w:val="24"/>
              </w:rPr>
            </w:pPr>
            <w:proofErr w:type="spellStart"/>
            <w:r w:rsidRPr="003302C5">
              <w:rPr>
                <w:rFonts w:ascii="Times New Roman" w:hAnsi="Times New Roman" w:cs="Times New Roman"/>
                <w:sz w:val="24"/>
                <w:szCs w:val="24"/>
              </w:rPr>
              <w:t xml:space="preserve">Шартнома бўйича хизматларни тақдим этиш Буюртмачи томонидан Бажарувчига тақдим этиладиган ушбу шартнома бўйича хизматларни кўрсатиш учун зарур бўлган ускуналар, материаллар ва воситалардан фойдаланган ҳолда амалга оширилади.</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r w:rsidR="00FA3F3D" w:rsidRPr="003302C5">
              <w:rPr>
                <w:rFonts w:ascii="Times New Roman" w:hAnsi="Times New Roman" w:cs="Times New Roman"/>
                <w:sz w:val="24"/>
                <w:szCs w:val="24"/>
                <w:lang w:val="uz-Cyrl-UZ"/>
              </w:rPr>
              <w:t/>
            </w:r>
            <w:proofErr w:type="spellStart"/>
            <w:r w:rsidR="00DD6988" w:rsidRPr="003302C5">
              <w:rPr>
                <w:rFonts w:ascii="Times New Roman" w:hAnsi="Times New Roman" w:cs="Times New Roman"/>
                <w:sz w:val="24"/>
                <w:szCs w:val="24"/>
              </w:rPr>
              <w:t/>
            </w:r>
            <w:proofErr w:type="spellEnd"/>
            <w:r w:rsidR="00DD6988" w:rsidRPr="003302C5">
              <w:rPr>
                <w:rFonts w:ascii="Times New Roman" w:hAnsi="Times New Roman" w:cs="Times New Roman"/>
                <w:sz w:val="24"/>
                <w:szCs w:val="24"/>
              </w:rPr>
              <w:t xml:space="preserve"/>
            </w:r>
            <w:proofErr w:type="spellStart"/>
            <w:r w:rsidR="00DD6988" w:rsidRPr="003302C5">
              <w:rPr>
                <w:rFonts w:ascii="Times New Roman" w:hAnsi="Times New Roman" w:cs="Times New Roman"/>
                <w:sz w:val="24"/>
                <w:szCs w:val="24"/>
              </w:rPr>
              <w:t/>
            </w:r>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r w:rsidR="00DD6988" w:rsidRPr="003302C5">
              <w:rPr>
                <w:rFonts w:ascii="Times New Roman" w:hAnsi="Times New Roman" w:cs="Times New Roman"/>
                <w:sz w:val="24"/>
                <w:szCs w:val="24"/>
              </w:rPr>
              <w:t/>
            </w:r>
            <w:r w:rsidR="00FA3F3D" w:rsidRPr="003302C5">
              <w:rPr>
                <w:rFonts w:ascii="Times New Roman" w:hAnsi="Times New Roman" w:cs="Times New Roman"/>
                <w:sz w:val="24"/>
                <w:szCs w:val="24"/>
                <w:lang w:val="uz-Cyrl-UZ"/>
              </w:rPr>
              <w:t/>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r w:rsidR="00FA3F3D" w:rsidRPr="003302C5">
              <w:rPr>
                <w:rFonts w:ascii="Times New Roman" w:hAnsi="Times New Roman" w:cs="Times New Roman"/>
                <w:sz w:val="24"/>
                <w:szCs w:val="24"/>
                <w:lang w:val="uz-Cyrl-UZ"/>
              </w:rPr>
              <w:t/>
            </w:r>
            <w:proofErr w:type="spellStart"/>
            <w:r w:rsidR="00B65700" w:rsidRPr="003302C5">
              <w:rPr>
                <w:rFonts w:ascii="Times New Roman" w:hAnsi="Times New Roman" w:cs="Times New Roman"/>
                <w:sz w:val="24"/>
                <w:szCs w:val="24"/>
              </w:rPr>
              <w:t/>
            </w:r>
            <w:proofErr w:type="spellEnd"/>
            <w:r w:rsidR="00B65700" w:rsidRPr="003302C5">
              <w:rPr>
                <w:rFonts w:ascii="Times New Roman" w:hAnsi="Times New Roman" w:cs="Times New Roman"/>
                <w:sz w:val="24"/>
                <w:szCs w:val="24"/>
              </w:rPr>
              <w:t xml:space="preserve"/>
            </w:r>
            <w:proofErr w:type="spellStart"/>
            <w:r w:rsidR="00B65700" w:rsidRPr="003302C5">
              <w:rPr>
                <w:rFonts w:ascii="Times New Roman" w:hAnsi="Times New Roman" w:cs="Times New Roman"/>
                <w:sz w:val="24"/>
                <w:szCs w:val="24"/>
              </w:rPr>
              <w:t/>
            </w:r>
            <w:proofErr w:type="spellEnd"/>
            <w:r w:rsidR="00B65700" w:rsidRPr="003302C5">
              <w:rPr>
                <w:rFonts w:ascii="Times New Roman" w:hAnsi="Times New Roman" w:cs="Times New Roman"/>
                <w:sz w:val="24"/>
                <w:szCs w:val="24"/>
              </w:rPr>
              <w:t xml:space="preserve"/>
            </w:r>
            <w:r w:rsidR="00262DEB" w:rsidRPr="003302C5">
              <w:rPr>
                <w:rFonts w:ascii="Times New Roman" w:hAnsi="Times New Roman" w:cs="Times New Roman"/>
                <w:sz w:val="24"/>
                <w:szCs w:val="24"/>
                <w:lang w:val="uz-Cyrl-UZ"/>
              </w:rPr>
              <w:t/>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r w:rsidR="00DD6988" w:rsidRPr="003302C5">
              <w:rPr>
                <w:rFonts w:ascii="Times New Roman" w:hAnsi="Times New Roman" w:cs="Times New Roman"/>
                <w:sz w:val="24"/>
                <w:szCs w:val="24"/>
              </w:rPr>
              <w:br/>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xml:space="preserve"/>
            </w:r>
            <w:proofErr w:type="spellStart"/>
            <w:r w:rsidRPr="003302C5">
              <w:rPr>
                <w:rFonts w:ascii="Times New Roman" w:hAnsi="Times New Roman" w:cs="Times New Roman"/>
                <w:sz w:val="24"/>
                <w:szCs w:val="24"/>
              </w:rPr>
              <w:t/>
            </w:r>
            <w:proofErr w:type="spellEnd"/>
            <w:r w:rsidRPr="003302C5">
              <w:rPr>
                <w:rFonts w:ascii="Times New Roman" w:hAnsi="Times New Roman" w:cs="Times New Roman"/>
                <w:sz w:val="24"/>
                <w:szCs w:val="24"/>
              </w:rPr>
              <w:t/>
            </w:r>
          </w:p>
        </w:tc>
      </w:tr>
      <w:tr w:rsidR="003302C5" w:rsidRPr="006E37CD" ns2:paraId="5680C08F" ns2:textId="77777777" w:rsidTr="00262DEB">
        <w:trPr>
          <w:gridAfter w:val="1"/>
          <w:wAfter w:w="142" w:type="dxa"/>
          <w:trHeight w:val="60"/>
        </w:trPr>
        <w:tc>
          <w:tcPr>
            <w:tcW w:w="539" w:type="dxa"/>
            <w:shd w:val="clear" w:color="FFFFFF" w:fill="auto"/>
          </w:tcPr>
          <w:p ns2:paraId="393C5E04" ns2:textId="5427CF82" w:rsidR="00E253F3" w:rsidRPr="002110F4" w:rsidRDefault="0038112A">
            <w:pPr>
              <w:jc w:val="both"/>
              <w:rPr>
                <w:rFonts w:ascii="Times New Roman" w:hAnsi="Times New Roman" w:cs="Times New Roman"/>
                <w:sz w:val="24"/>
                <w:szCs w:val="24"/>
                <w:lang w:val="uz-Cyrl-UZ"/>
              </w:rPr>
            </w:pPr>
            <w:r w:rsidRPr="002110F4">
              <w:rPr>
                <w:rFonts w:ascii="Times New Roman" w:hAnsi="Times New Roman" w:cs="Times New Roman"/>
                <w:sz w:val="24"/>
                <w:szCs w:val="24"/>
              </w:rPr>
              <w:t xml:space="preserve">1.4.</w:t>
            </w:r>
            <w:r w:rsidR="00E253F3" w:rsidRPr="002110F4">
              <w:rPr>
                <w:rFonts w:ascii="Times New Roman" w:hAnsi="Times New Roman" w:cs="Times New Roman"/>
                <w:sz w:val="24"/>
                <w:szCs w:val="24"/>
                <w:lang w:val="uz-Cyrl-UZ"/>
              </w:rPr>
              <w:t/>
            </w:r>
          </w:p>
          <w:p ns2:paraId="5680C08D" ns2:textId="51A23AA4" w:rsidR="00E253F3" w:rsidRPr="002110F4" w:rsidRDefault="00E253F3">
            <w:pPr>
              <w:jc w:val="both"/>
              <w:rPr>
                <w:rFonts w:ascii="Times New Roman" w:hAnsi="Times New Roman" w:cs="Times New Roman"/>
                <w:sz w:val="24"/>
                <w:szCs w:val="24"/>
                <w:lang w:val="uz-Cyrl-UZ"/>
              </w:rPr>
            </w:pPr>
          </w:p>
        </w:tc>
        <w:tc>
          <w:tcPr>
            <w:tcW w:w="9923" w:type="dxa"/>
            <w:gridSpan w:val="8"/>
            <w:shd w:val="clear" w:color="FFFFFF" w:fill="auto"/>
            <w:vAlign w:val="bottom"/>
          </w:tcPr>
          <w:p ns2:paraId="65D032FD" ns2:textId="524A3CF6" w:rsidR="005D2F44" w:rsidRPr="003302C5" w:rsidRDefault="0038112A" w:rsidP="00262DEB">
            <w:pPr>
              <w:jc w:val="both"/>
              <w:rPr>
                <w:rFonts w:ascii="Times New Roman" w:hAnsi="Times New Roman" w:cs="Times New Roman"/>
                <w:sz w:val="24"/>
                <w:szCs w:val="24"/>
                <w:lang w:val="uz-Cyrl-UZ"/>
              </w:rPr>
            </w:pPr>
            <w:r w:rsidRPr="003302C5">
              <w:rPr>
                <w:rFonts w:ascii="Times New Roman" w:hAnsi="Times New Roman" w:cs="Times New Roman"/>
                <w:sz w:val="24"/>
                <w:szCs w:val="24"/>
                <w:lang w:val="uz-Cyrl-UZ"/>
              </w:rPr>
              <w:t xml:space="preserve">Хизмат кўрсатиш жойи: Тошкент шаҳри </w:t>
            </w:r>
            <w:r w:rsidR="002D3BE6" w:rsidRPr="003302C5">
              <w:rPr>
                <w:rFonts w:ascii="Times New Roman" w:hAnsi="Times New Roman" w:cs="Times New Roman"/>
                <w:sz w:val="24"/>
                <w:szCs w:val="24"/>
                <w:lang w:val="uz-Cyrl-UZ"/>
              </w:rPr>
              <w:t/>
            </w:r>
            <w:r w:rsidR="00FA3F3D" w:rsidRPr="003302C5">
              <w:rPr>
                <w:rFonts w:ascii="Times New Roman" w:hAnsi="Times New Roman" w:cs="Times New Roman"/>
                <w:sz w:val="24"/>
                <w:szCs w:val="24"/>
                <w:lang w:val="uz-Cyrl-UZ"/>
              </w:rPr>
              <w:t xml:space="preserve"/>
            </w:r>
            <w:r w:rsidR="00F35395" w:rsidRPr="003302C5">
              <w:rPr>
                <w:rFonts w:ascii="Times New Roman" w:hAnsi="Times New Roman" w:cs="Times New Roman"/>
                <w:sz w:val="24"/>
                <w:szCs w:val="24"/>
                <w:lang w:val="uz-Cyrl-UZ"/>
              </w:rPr>
              <w:t xml:space="preserve"/>
            </w:r>
          </w:p>
          <w:p ns2:paraId="5F192198" ns2:textId="6CF4ADD0" w:rsidR="00E253F3" w:rsidRPr="003302C5" w:rsidRDefault="00FA3F3D" w:rsidP="00262DEB">
            <w:pPr>
              <w:jc w:val="both"/>
              <w:rPr>
                <w:rFonts w:ascii="Times New Roman" w:hAnsi="Times New Roman" w:cs="Times New Roman"/>
                <w:sz w:val="24"/>
                <w:szCs w:val="24"/>
                <w:lang w:val="uz-Cyrl-UZ"/>
              </w:rPr>
            </w:pPr>
            <w:r w:rsidRPr="003302C5">
              <w:rPr>
                <w:rFonts w:ascii="Times New Roman" w:hAnsi="Times New Roman" w:cs="Times New Roman"/>
                <w:sz w:val="24"/>
                <w:szCs w:val="24"/>
                <w:lang w:val="uz-Cyrl-UZ"/>
              </w:rPr>
              <w:t xml:space="preserve">Томонлар ушбу шартнома шартларини {sanaBoshlanish} йилдан {sanaTugash} йилгача бўлган муносабатларга нисбатан қўлланилишини келишиб олдилар.</w:t>
            </w:r>
            <w:r w:rsidR="00B65700" w:rsidRPr="003302C5">
              <w:rPr>
                <w:rFonts w:ascii="Times New Roman" w:hAnsi="Times New Roman" w:cs="Times New Roman"/>
                <w:sz w:val="24"/>
                <w:szCs w:val="24"/>
                <w:lang w:val="uz-Cyrl-UZ"/>
              </w:rPr>
              <w:t xml:space="preserve"/>
            </w:r>
            <w:r w:rsidR="00262DEB" w:rsidRPr="003302C5">
              <w:rPr>
                <w:rFonts w:ascii="Times New Roman" w:hAnsi="Times New Roman" w:cs="Times New Roman"/>
                <w:sz w:val="24"/>
                <w:szCs w:val="24"/>
                <w:lang w:val="uz-Cyrl-UZ"/>
              </w:rPr>
              <w:t/>
            </w:r>
            <w:r w:rsidR="00E253F3" w:rsidRPr="003302C5">
              <w:rPr>
                <w:rFonts w:ascii="Times New Roman" w:hAnsi="Times New Roman" w:cs="Times New Roman"/>
                <w:sz w:val="24"/>
                <w:szCs w:val="24"/>
                <w:lang w:val="uz-Cyrl-UZ"/>
              </w:rPr>
              <w:t/>
            </w:r>
            <w:r w:rsidRPr="003302C5">
              <w:rPr>
                <w:rFonts w:ascii="Times New Roman" w:hAnsi="Times New Roman" w:cs="Times New Roman"/>
                <w:sz w:val="24"/>
                <w:szCs w:val="24"/>
                <w:lang w:val="uz-Cyrl-UZ"/>
              </w:rPr>
              <w:t/>
            </w:r>
            <w:r w:rsidR="00E253F3" w:rsidRPr="003302C5">
              <w:rPr>
                <w:rFonts w:ascii="Times New Roman" w:hAnsi="Times New Roman" w:cs="Times New Roman"/>
                <w:sz w:val="24"/>
                <w:szCs w:val="24"/>
                <w:lang w:val="uz-Cyrl-UZ"/>
              </w:rPr>
              <w:t xml:space="preserve"/>
            </w:r>
            <w:r w:rsidR="00E274B8">
              <w:rPr>
                <w:rFonts w:ascii="Times New Roman" w:hAnsi="Times New Roman" w:cs="Times New Roman"/>
                <w:sz w:val="24"/>
                <w:szCs w:val="24"/>
                <w:lang w:val="uz-Cyrl-UZ"/>
              </w:rPr>
              <w:t/>
            </w:r>
            <w:r w:rsidR="00980069" w:rsidRPr="003302C5">
              <w:rPr>
                <w:rFonts w:ascii="Times New Roman" w:hAnsi="Times New Roman" w:cs="Times New Roman"/>
                <w:sz w:val="24"/>
                <w:szCs w:val="24"/>
                <w:lang w:val="uz-Cyrl-UZ"/>
              </w:rPr>
              <w:t/>
            </w:r>
            <w:r w:rsidR="00906755">
              <w:rPr>
                <w:rFonts w:ascii="Times New Roman" w:hAnsi="Times New Roman" w:cs="Times New Roman"/>
                <w:sz w:val="24"/>
                <w:szCs w:val="24"/>
                <w:lang w:val="uz-Cyrl-UZ"/>
              </w:rPr>
              <w:t/>
            </w:r>
            <w:r w:rsidR="00E253F3" w:rsidRPr="003302C5">
              <w:rPr>
                <w:rFonts w:ascii="Times New Roman" w:hAnsi="Times New Roman" w:cs="Times New Roman"/>
                <w:sz w:val="24"/>
                <w:szCs w:val="24"/>
                <w:lang w:val="uz-Cyrl-UZ"/>
              </w:rPr>
              <w:t/>
            </w:r>
            <w:r w:rsidR="00CD0124" w:rsidRPr="003302C5">
              <w:rPr>
                <w:rFonts w:ascii="Times New Roman" w:hAnsi="Times New Roman" w:cs="Times New Roman"/>
                <w:sz w:val="24"/>
                <w:szCs w:val="24"/>
                <w:lang w:val="uz-Cyrl-UZ"/>
              </w:rPr>
              <w:t/>
            </w:r>
            <w:r w:rsidR="00E253F3" w:rsidRPr="003302C5">
              <w:rPr>
                <w:rFonts w:ascii="Times New Roman" w:hAnsi="Times New Roman" w:cs="Times New Roman"/>
                <w:sz w:val="24"/>
                <w:szCs w:val="24"/>
                <w:lang w:val="uz-Cyrl-UZ"/>
              </w:rPr>
              <w:t xml:space="preserve"/>
            </w:r>
            <w:r w:rsidR="00547DA4" w:rsidRPr="003302C5">
              <w:rPr>
                <w:rFonts w:ascii="Times New Roman" w:hAnsi="Times New Roman" w:cs="Times New Roman"/>
                <w:sz w:val="24"/>
                <w:szCs w:val="24"/>
                <w:lang w:val="uz-Cyrl-UZ"/>
              </w:rPr>
              <w:t/>
            </w:r>
            <w:r w:rsidR="00E253F3" w:rsidRPr="003302C5">
              <w:rPr>
                <w:rFonts w:ascii="Times New Roman" w:hAnsi="Times New Roman" w:cs="Times New Roman"/>
                <w:sz w:val="24"/>
                <w:szCs w:val="24"/>
                <w:lang w:val="uz-Cyrl-UZ"/>
              </w:rPr>
              <w:t/>
            </w:r>
            <w:r w:rsidRPr="003302C5">
              <w:rPr>
                <w:rFonts w:ascii="Times New Roman" w:hAnsi="Times New Roman" w:cs="Times New Roman"/>
                <w:sz w:val="24"/>
                <w:szCs w:val="24"/>
                <w:lang w:val="uz-Cyrl-UZ"/>
              </w:rPr>
              <w:t xml:space="preserve"/>
            </w:r>
            <w:r w:rsidR="000B68B5" w:rsidRPr="003302C5">
              <w:rPr>
                <w:rFonts w:ascii="Times New Roman" w:hAnsi="Times New Roman" w:cs="Times New Roman"/>
                <w:sz w:val="24"/>
                <w:szCs w:val="24"/>
                <w:lang w:val="uz-Cyrl-UZ"/>
              </w:rPr>
              <w:t/>
            </w:r>
            <w:r w:rsidR="00961336">
              <w:rPr>
                <w:rFonts w:ascii="Times New Roman" w:hAnsi="Times New Roman" w:cs="Times New Roman"/>
                <w:sz w:val="24"/>
                <w:szCs w:val="24"/>
                <w:lang w:val="uz-Cyrl-UZ"/>
              </w:rPr>
              <w:t/>
            </w:r>
            <w:r w:rsidR="00E253F3" w:rsidRPr="003302C5">
              <w:rPr>
                <w:rFonts w:ascii="Times New Roman" w:hAnsi="Times New Roman" w:cs="Times New Roman"/>
                <w:sz w:val="24"/>
                <w:szCs w:val="24"/>
                <w:lang w:val="uz-Cyrl-UZ"/>
              </w:rPr>
              <w:t/>
            </w:r>
            <w:r w:rsidR="00CD0124" w:rsidRPr="003302C5">
              <w:rPr>
                <w:rFonts w:ascii="Times New Roman" w:hAnsi="Times New Roman" w:cs="Times New Roman"/>
                <w:sz w:val="24"/>
                <w:szCs w:val="24"/>
                <w:lang w:val="uz-Cyrl-UZ"/>
              </w:rPr>
              <w:t/>
            </w:r>
            <w:r w:rsidRPr="003302C5">
              <w:rPr>
                <w:rFonts w:ascii="Times New Roman" w:hAnsi="Times New Roman" w:cs="Times New Roman"/>
                <w:sz w:val="24"/>
                <w:szCs w:val="24"/>
                <w:lang w:val="uz-Cyrl-UZ"/>
              </w:rPr>
              <w:t xml:space="preserve"/>
            </w:r>
            <w:r w:rsidR="00E253F3" w:rsidRPr="003302C5">
              <w:rPr>
                <w:rFonts w:ascii="Times New Roman" w:hAnsi="Times New Roman" w:cs="Times New Roman"/>
                <w:sz w:val="24"/>
                <w:szCs w:val="24"/>
                <w:lang w:val="uz-Cyrl-UZ"/>
              </w:rPr>
              <w:t/>
            </w:r>
            <w:r w:rsidRPr="003302C5">
              <w:rPr>
                <w:rFonts w:ascii="Times New Roman" w:hAnsi="Times New Roman" w:cs="Times New Roman"/>
                <w:sz w:val="24"/>
                <w:szCs w:val="24"/>
                <w:lang w:val="uz-Cyrl-UZ"/>
              </w:rPr>
              <w:t xml:space="preserve"/>
            </w:r>
            <w:r w:rsidR="00E253F3" w:rsidRPr="003302C5">
              <w:rPr>
                <w:rFonts w:ascii="Times New Roman" w:hAnsi="Times New Roman" w:cs="Times New Roman"/>
                <w:sz w:val="24"/>
                <w:szCs w:val="24"/>
                <w:lang w:val="uz-Cyrl-UZ"/>
              </w:rPr>
              <w:t/>
            </w:r>
          </w:p>
          <w:p ns2:paraId="5680C08E" ns2:textId="1C255420" w:rsidR="00E253F3" w:rsidRPr="003302C5" w:rsidRDefault="00E253F3" w:rsidP="00262DEB">
            <w:pPr>
              <w:jc w:val="both"/>
              <w:rPr>
                <w:rFonts w:ascii="Times New Roman" w:hAnsi="Times New Roman" w:cs="Times New Roman"/>
                <w:sz w:val="24"/>
                <w:szCs w:val="24"/>
                <w:lang w:val="uz-Cyrl-UZ"/>
              </w:rPr>
            </w:pPr>
          </w:p>
        </w:tc>
      </w:tr>
      <w:tr w:rsidR="005D2F44" w:rsidRPr="006E37CD" ns2:paraId="5680C099" ns2:textId="77777777" w:rsidTr="00927939">
        <w:trPr>
          <w:trHeight w:val="60"/>
        </w:trPr>
        <w:tc>
          <w:tcPr>
            <w:tcW w:w="539" w:type="dxa"/>
            <w:shd w:val="clear" w:color="FFFFFF" w:fill="auto"/>
          </w:tcPr>
          <w:p ns2:paraId="5680C090" ns2:textId="77777777" w:rsidR="005D2F44" w:rsidRPr="00FA3F3D" w:rsidRDefault="005D2F44">
            <w:pPr>
              <w:jc w:val="both"/>
              <w:rPr>
                <w:rFonts w:ascii="Times New Roman" w:hAnsi="Times New Roman" w:cs="Times New Roman"/>
                <w:sz w:val="24"/>
                <w:szCs w:val="24"/>
                <w:lang w:val="uz-Cyrl-UZ"/>
              </w:rPr>
            </w:pPr>
          </w:p>
        </w:tc>
        <w:tc>
          <w:tcPr>
            <w:tcW w:w="945" w:type="dxa"/>
            <w:shd w:val="clear" w:color="FFFFFF" w:fill="auto"/>
            <w:vAlign w:val="bottom"/>
          </w:tcPr>
          <w:p ns2:paraId="5680C091" ns2:textId="77777777" w:rsidR="005D2F44" w:rsidRPr="00FA3F3D" w:rsidRDefault="005D2F44">
            <w:pPr>
              <w:jc w:val="both"/>
              <w:rPr>
                <w:rFonts w:ascii="Times New Roman" w:hAnsi="Times New Roman" w:cs="Times New Roman"/>
                <w:sz w:val="24"/>
                <w:szCs w:val="24"/>
                <w:lang w:val="uz-Cyrl-UZ"/>
              </w:rPr>
            </w:pPr>
          </w:p>
        </w:tc>
        <w:tc>
          <w:tcPr>
            <w:tcW w:w="945" w:type="dxa"/>
            <w:shd w:val="clear" w:color="FFFFFF" w:fill="auto"/>
            <w:vAlign w:val="bottom"/>
          </w:tcPr>
          <w:p ns2:paraId="5680C092" ns2:textId="77777777" w:rsidR="005D2F44" w:rsidRPr="00FA3F3D" w:rsidRDefault="005D2F44">
            <w:pPr>
              <w:jc w:val="both"/>
              <w:rPr>
                <w:rFonts w:ascii="Times New Roman" w:hAnsi="Times New Roman" w:cs="Times New Roman"/>
                <w:sz w:val="24"/>
                <w:szCs w:val="24"/>
                <w:lang w:val="uz-Cyrl-UZ"/>
              </w:rPr>
            </w:pPr>
          </w:p>
        </w:tc>
        <w:tc>
          <w:tcPr>
            <w:tcW w:w="945" w:type="dxa"/>
            <w:shd w:val="clear" w:color="FFFFFF" w:fill="auto"/>
            <w:vAlign w:val="bottom"/>
          </w:tcPr>
          <w:p ns2:paraId="5680C093" ns2:textId="77777777" w:rsidR="005D2F44" w:rsidRPr="003302C5" w:rsidRDefault="005D2F44">
            <w:pPr>
              <w:jc w:val="both"/>
              <w:rPr>
                <w:rFonts w:ascii="Times New Roman" w:hAnsi="Times New Roman" w:cs="Times New Roman"/>
                <w:sz w:val="24"/>
                <w:szCs w:val="24"/>
                <w:lang w:val="uz-Cyrl-UZ"/>
              </w:rPr>
            </w:pPr>
          </w:p>
        </w:tc>
        <w:tc>
          <w:tcPr>
            <w:tcW w:w="945" w:type="dxa"/>
            <w:shd w:val="clear" w:color="FFFFFF" w:fill="auto"/>
            <w:vAlign w:val="bottom"/>
          </w:tcPr>
          <w:p ns2:paraId="5680C094" ns2:textId="77777777" w:rsidR="005D2F44" w:rsidRPr="003302C5" w:rsidRDefault="005D2F44">
            <w:pPr>
              <w:jc w:val="both"/>
              <w:rPr>
                <w:rFonts w:ascii="Times New Roman" w:hAnsi="Times New Roman" w:cs="Times New Roman"/>
                <w:sz w:val="24"/>
                <w:szCs w:val="24"/>
                <w:lang w:val="uz-Cyrl-UZ"/>
              </w:rPr>
            </w:pPr>
          </w:p>
        </w:tc>
        <w:tc>
          <w:tcPr>
            <w:tcW w:w="945" w:type="dxa"/>
            <w:shd w:val="clear" w:color="FFFFFF" w:fill="auto"/>
            <w:vAlign w:val="bottom"/>
          </w:tcPr>
          <w:p ns2:paraId="5680C095" ns2:textId="77777777" w:rsidR="005D2F44" w:rsidRPr="003302C5" w:rsidRDefault="005D2F44">
            <w:pPr>
              <w:jc w:val="both"/>
              <w:rPr>
                <w:rFonts w:ascii="Times New Roman" w:hAnsi="Times New Roman" w:cs="Times New Roman"/>
                <w:sz w:val="24"/>
                <w:szCs w:val="24"/>
                <w:lang w:val="uz-Cyrl-UZ"/>
              </w:rPr>
            </w:pPr>
          </w:p>
        </w:tc>
        <w:tc>
          <w:tcPr>
            <w:tcW w:w="945" w:type="dxa"/>
            <w:shd w:val="clear" w:color="FFFFFF" w:fill="auto"/>
            <w:vAlign w:val="bottom"/>
          </w:tcPr>
          <w:p ns2:paraId="5680C096" ns2:textId="77777777" w:rsidR="005D2F44" w:rsidRPr="003302C5" w:rsidRDefault="005D2F44">
            <w:pPr>
              <w:jc w:val="both"/>
              <w:rPr>
                <w:rFonts w:ascii="Times New Roman" w:hAnsi="Times New Roman" w:cs="Times New Roman"/>
                <w:sz w:val="24"/>
                <w:szCs w:val="24"/>
                <w:lang w:val="uz-Cyrl-UZ"/>
              </w:rPr>
            </w:pPr>
          </w:p>
        </w:tc>
        <w:tc>
          <w:tcPr>
            <w:tcW w:w="945" w:type="dxa"/>
            <w:shd w:val="clear" w:color="FFFFFF" w:fill="auto"/>
            <w:vAlign w:val="bottom"/>
          </w:tcPr>
          <w:p ns2:paraId="5680C097" ns2:textId="77777777" w:rsidR="005D2F44" w:rsidRPr="003302C5" w:rsidRDefault="005D2F44">
            <w:pPr>
              <w:jc w:val="both"/>
              <w:rPr>
                <w:rFonts w:ascii="Times New Roman" w:hAnsi="Times New Roman" w:cs="Times New Roman"/>
                <w:sz w:val="24"/>
                <w:szCs w:val="24"/>
                <w:lang w:val="uz-Cyrl-UZ"/>
              </w:rPr>
            </w:pPr>
          </w:p>
        </w:tc>
        <w:tc>
          <w:tcPr>
            <w:tcW w:w="3450" w:type="dxa"/>
            <w:gridSpan w:val="2"/>
            <w:shd w:val="clear" w:color="FFFFFF" w:fill="auto"/>
            <w:vAlign w:val="bottom"/>
          </w:tcPr>
          <w:p ns2:paraId="5680C098" ns2:textId="77777777" w:rsidR="005D2F44" w:rsidRPr="003302C5" w:rsidRDefault="005D2F44">
            <w:pPr>
              <w:jc w:val="both"/>
              <w:rPr>
                <w:rFonts w:ascii="Times New Roman" w:hAnsi="Times New Roman" w:cs="Times New Roman"/>
                <w:sz w:val="24"/>
                <w:szCs w:val="24"/>
                <w:lang w:val="uz-Cyrl-UZ"/>
              </w:rPr>
            </w:pPr>
          </w:p>
        </w:tc>
      </w:tr>
      <w:tr w:rsidR="005D2F44" w:rsidRPr="00E40489" ns2:paraId="5680C09C" ns2:textId="77777777" w:rsidTr="00927939">
        <w:trPr>
          <w:trHeight w:val="216"/>
        </w:trPr>
        <w:tc>
          <w:tcPr>
            <w:tcW w:w="539" w:type="dxa"/>
            <w:shd w:val="clear" w:color="FFFFFF" w:fill="auto"/>
          </w:tcPr>
          <w:p ns2:paraId="5680C09A" ns2:textId="77777777" w:rsidR="005D2F44" w:rsidRPr="00FA3F3D" w:rsidRDefault="005D2F44">
            <w:pPr>
              <w:jc w:val="both"/>
              <w:rPr>
                <w:rFonts w:ascii="Times New Roman" w:hAnsi="Times New Roman" w:cs="Times New Roman"/>
                <w:sz w:val="24"/>
                <w:szCs w:val="24"/>
                <w:lang w:val="uz-Cyrl-UZ"/>
              </w:rPr>
            </w:pPr>
          </w:p>
        </w:tc>
        <w:tc>
          <w:tcPr>
            <w:tcW w:w="10065" w:type="dxa"/>
            <w:gridSpan w:val="9"/>
            <w:shd w:val="clear" w:color="FFFFFF" w:fill="auto"/>
            <w:vAlign w:val="bottom"/>
          </w:tcPr>
          <w:p ns2:paraId="4E323E9F" ns2:textId="55499E8D" w:rsidR="005D2F44" w:rsidRPr="002110F4" w:rsidRDefault="0038112A">
            <w:pPr>
              <w:jc w:val="center"/>
              <w:rPr>
                <w:ins w:id="4" w:author="Davron Yakubov" w:date="2024-01-14T11:36:00Z"/>
                <w:rFonts w:ascii="Times New Roman" w:hAnsi="Times New Roman" w:cs="Times New Roman"/>
                <w:b/>
                <w:sz w:val="24"/>
                <w:szCs w:val="24"/>
              </w:rPr>
            </w:pPr>
            <w:r w:rsidRPr="002110F4">
              <w:rPr>
                <w:rFonts w:ascii="Times New Roman" w:hAnsi="Times New Roman" w:cs="Times New Roman"/>
                <w:b/>
                <w:sz w:val="24"/>
                <w:szCs w:val="24"/>
              </w:rPr>
              <w:t xml:space="preserve">МАХСУС ШАРТЛАР</w:t>
            </w:r>
          </w:p>
          <w:p ns2:paraId="5680C09B" ns2:textId="6A18A301" w:rsidR="00D008DE" w:rsidRPr="002110F4" w:rsidRDefault="00D008DE">
            <w:pPr>
              <w:jc w:val="center"/>
              <w:rPr>
                <w:rFonts w:ascii="Times New Roman" w:hAnsi="Times New Roman" w:cs="Times New Roman"/>
                <w:b/>
                <w:sz w:val="24"/>
                <w:szCs w:val="24"/>
              </w:rPr>
            </w:pPr>
          </w:p>
        </w:tc>
      </w:tr>
      <w:tr w:rsidR="005D2F44" w:rsidRPr="00E40489" ns2:paraId="5680C09F" ns2:textId="77777777" w:rsidTr="00927939">
        <w:trPr>
          <w:trHeight w:val="60"/>
        </w:trPr>
        <w:tc>
          <w:tcPr>
            <w:tcW w:w="539" w:type="dxa"/>
            <w:shd w:val="clear" w:color="FFFFFF" w:fill="auto"/>
          </w:tcPr>
          <w:p ns2:paraId="5680C09D" ns2:textId="130FA94B" w:rsidR="005D2F44" w:rsidRPr="002110F4" w:rsidRDefault="0038112A" w:rsidP="00661783">
            <w:pPr>
              <w:jc w:val="both"/>
              <w:rPr>
                <w:rFonts w:ascii="Times New Roman" w:hAnsi="Times New Roman" w:cs="Times New Roman"/>
                <w:sz w:val="24"/>
                <w:szCs w:val="24"/>
              </w:rPr>
            </w:pPr>
            <w:r w:rsidRPr="002110F4">
              <w:rPr>
                <w:rFonts w:ascii="Times New Roman" w:hAnsi="Times New Roman" w:cs="Times New Roman"/>
                <w:sz w:val="24"/>
                <w:szCs w:val="24"/>
              </w:rPr>
              <w:t xml:space="preserve">2.1</w:t>
            </w:r>
          </w:p>
        </w:tc>
        <w:tc>
          <w:tcPr>
            <w:tcW w:w="10065" w:type="dxa"/>
            <w:gridSpan w:val="9"/>
            <w:shd w:val="clear" w:color="FFFFFF" w:fill="auto"/>
            <w:vAlign w:val="bottom"/>
          </w:tcPr>
          <w:p ns2:paraId="5680C09E" ns2:textId="079FD875" w:rsidR="005D2F44" w:rsidRPr="002110F4" w:rsidRDefault="00946AA4" w:rsidP="00262DEB">
            <w:pPr>
              <w:jc w:val="both"/>
              <w:rPr>
                <w:rFonts w:ascii="Times New Roman" w:hAnsi="Times New Roman" w:cs="Times New Roman"/>
                <w:sz w:val="24"/>
                <w:szCs w:val="24"/>
              </w:rPr>
            </w:pPr>
            <w:r>
              <w:rPr>
                <w:rFonts w:ascii="Times New Roman" w:hAnsi="Times New Roman" w:cs="Times New Roman"/>
                <w:sz w:val="24"/>
                <w:szCs w:val="24"/>
                <w:lang w:val="uz-Cyrl-UZ"/>
              </w:rPr>
              <w:t xml:space="preserve">Бажарувчи Буюртмачига ушбу шартномада белгиланган тартибда, ҳажмда ва муддатларда белгиланган объектда хизматларни тақдим етади.</w:t>
            </w:r>
            <w:r w:rsidR="00DD6988">
              <w:rPr>
                <w:rFonts w:ascii="Times New Roman" w:hAnsi="Times New Roman" w:cs="Times New Roman"/>
                <w:sz w:val="24"/>
                <w:szCs w:val="24"/>
              </w:rPr>
              <w:t xml:space="preserve"/>
            </w:r>
            <w:proofErr w:type="spellStart"/>
            <w:r w:rsidR="00DD6988">
              <w:rPr>
                <w:rFonts w:ascii="Times New Roman" w:hAnsi="Times New Roman" w:cs="Times New Roman"/>
                <w:sz w:val="24"/>
                <w:szCs w:val="24"/>
              </w:rPr>
              <w:t/>
            </w:r>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262DEB">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B65700">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w:r>
          </w:p>
        </w:tc>
      </w:tr>
      <w:tr w:rsidR="005D2F44" w:rsidRPr="00E40489" ns2:paraId="5680C0A2" ns2:textId="77777777" w:rsidTr="00927939">
        <w:trPr>
          <w:trHeight w:val="60"/>
        </w:trPr>
        <w:tc>
          <w:tcPr>
            <w:tcW w:w="539" w:type="dxa"/>
            <w:shd w:val="clear" w:color="FFFFFF" w:fill="auto"/>
          </w:tcPr>
          <w:p ns2:paraId="5680C0A0" ns2:textId="2090D49A" w:rsidR="005D2F44" w:rsidRPr="002110F4" w:rsidRDefault="0038112A" w:rsidP="00661783">
            <w:pPr>
              <w:jc w:val="both"/>
              <w:rPr>
                <w:rFonts w:ascii="Times New Roman" w:hAnsi="Times New Roman" w:cs="Times New Roman"/>
                <w:sz w:val="24"/>
                <w:szCs w:val="24"/>
              </w:rPr>
            </w:pPr>
            <w:r w:rsidRPr="002110F4">
              <w:rPr>
                <w:rFonts w:ascii="Times New Roman" w:hAnsi="Times New Roman" w:cs="Times New Roman"/>
                <w:sz w:val="24"/>
                <w:szCs w:val="24"/>
              </w:rPr>
              <w:t xml:space="preserve">2.2</w:t>
            </w:r>
          </w:p>
        </w:tc>
        <w:tc>
          <w:tcPr>
            <w:tcW w:w="10065" w:type="dxa"/>
            <w:gridSpan w:val="9"/>
            <w:shd w:val="clear" w:color="FFFFFF" w:fill="auto"/>
            <w:vAlign w:val="bottom"/>
          </w:tcPr>
          <w:p ns2:paraId="5680C0A1" ns2:textId="1DF77CA3" w:rsidR="005D2F44" w:rsidRPr="002110F4" w:rsidRDefault="0038112A" w:rsidP="007A3781">
            <w:pPr>
              <w:jc w:val="both"/>
              <w:rPr>
                <w:rFonts w:ascii="Times New Roman" w:hAnsi="Times New Roman" w:cs="Times New Roman"/>
                <w:sz w:val="24"/>
                <w:szCs w:val="24"/>
              </w:rPr>
            </w:pPr>
            <w:proofErr w:type="spellStart"/>
            <w:r w:rsidRPr="002110F4">
              <w:rPr>
                <w:rFonts w:ascii="Times New Roman" w:hAnsi="Times New Roman" w:cs="Times New Roman"/>
                <w:sz w:val="24"/>
                <w:szCs w:val="24"/>
              </w:rPr>
              <w:t xml:space="preserve">Кўрсатилган хизматлар натижаларини қабул қилиш ва топшириш бўйича ҳар ойда (бундан буён матнда "Ҳисобот даври" деб юритилади) бажарилган ишларнинг тегишли далолатномаси (бундан буён матнда "Далолатнома" деб юритилади) тузилади, бу хизматлар ҳажмини акс эттиради. Бажарувчи томонидан кўрсатилган Ҳисобот даври учун хизматларнинг нархи ва миқдори шартноманинг 1-иловасига мувофиқ кўрсатилади. Кўрсатилган хизматлар натижалари бўйича Далолатнома ва ҳисобот Бажарувчи томонидан тузилади ва Буюртмачига Ҳисобот даври тугаганидан бошлаб 3 (уч) иш кунидан кечиктирмай етказилади.</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946AA4">
              <w:rPr>
                <w:rFonts w:ascii="Times New Roman" w:hAnsi="Times New Roman" w:cs="Times New Roman"/>
                <w:sz w:val="24"/>
                <w:szCs w:val="24"/>
                <w:lang w:val="uz-Cyrl-UZ"/>
              </w:rPr>
              <w:t/>
            </w:r>
            <w:r w:rsidRPr="002110F4">
              <w:rPr>
                <w:rFonts w:ascii="Times New Roman" w:hAnsi="Times New Roman" w:cs="Times New Roman"/>
                <w:sz w:val="24"/>
                <w:szCs w:val="24"/>
              </w:rPr>
              <w:t xml:space="preserve"/>
            </w:r>
            <w:r w:rsidR="00946AA4">
              <w:rPr>
                <w:rFonts w:ascii="Times New Roman" w:hAnsi="Times New Roman" w:cs="Times New Roman"/>
                <w:sz w:val="24"/>
                <w:szCs w:val="24"/>
                <w:lang w:val="uz-Cyrl-UZ"/>
              </w:rPr>
              <w:t/>
            </w:r>
            <w:r w:rsidR="00B65700">
              <w:rPr>
                <w:rFonts w:ascii="Times New Roman" w:hAnsi="Times New Roman" w:cs="Times New Roman"/>
                <w:sz w:val="24"/>
                <w:szCs w:val="24"/>
              </w:rPr>
              <w:t xml:space="preserve"/>
            </w:r>
            <w:proofErr w:type="spellStart"/>
            <w:r w:rsidR="00B65700">
              <w:rPr>
                <w:rFonts w:ascii="Times New Roman" w:hAnsi="Times New Roman" w:cs="Times New Roman"/>
                <w:sz w:val="24"/>
                <w:szCs w:val="24"/>
              </w:rPr>
              <w:t/>
            </w:r>
            <w:proofErr w:type="spellEnd"/>
            <w:r w:rsidR="00B65700">
              <w:rPr>
                <w:rFonts w:ascii="Times New Roman" w:hAnsi="Times New Roman" w:cs="Times New Roman"/>
                <w:sz w:val="24"/>
                <w:szCs w:val="24"/>
              </w:rPr>
              <w:t xml:space="preserve"/>
            </w:r>
            <w:proofErr w:type="spellStart"/>
            <w:r w:rsidR="00B65700">
              <w:rPr>
                <w:rFonts w:ascii="Times New Roman" w:hAnsi="Times New Roman" w:cs="Times New Roman"/>
                <w:sz w:val="24"/>
                <w:szCs w:val="24"/>
              </w:rPr>
              <w:t/>
            </w:r>
            <w:proofErr w:type="spellEnd"/>
            <w:r w:rsidR="00B65700">
              <w:rPr>
                <w:rFonts w:ascii="Times New Roman" w:hAnsi="Times New Roman" w:cs="Times New Roman"/>
                <w:sz w:val="24"/>
                <w:szCs w:val="24"/>
              </w:rPr>
              <w:t xml:space="preserve"/>
            </w:r>
            <w:proofErr w:type="spellStart"/>
            <w:r w:rsidR="00B65700">
              <w:rPr>
                <w:rFonts w:ascii="Times New Roman" w:hAnsi="Times New Roman" w:cs="Times New Roman"/>
                <w:sz w:val="24"/>
                <w:szCs w:val="24"/>
              </w:rPr>
              <w:t/>
            </w:r>
            <w:proofErr w:type="spellEnd"/>
            <w:r w:rsidR="00B65700">
              <w:rPr>
                <w:rFonts w:ascii="Times New Roman" w:hAnsi="Times New Roman" w:cs="Times New Roman"/>
                <w:sz w:val="24"/>
                <w:szCs w:val="24"/>
              </w:rPr>
              <w:t xml:space="preserve"/>
            </w:r>
            <w:proofErr w:type="spellStart"/>
            <w:r w:rsidR="00B65700">
              <w:rPr>
                <w:rFonts w:ascii="Times New Roman" w:hAnsi="Times New Roman" w:cs="Times New Roman"/>
                <w:sz w:val="24"/>
                <w:szCs w:val="24"/>
              </w:rPr>
              <w:t/>
            </w:r>
            <w:proofErr w:type="spellEnd"/>
            <w:r w:rsidR="00B65700">
              <w:rPr>
                <w:rFonts w:ascii="Times New Roman" w:hAnsi="Times New Roman" w:cs="Times New Roman"/>
                <w:sz w:val="24"/>
                <w:szCs w:val="24"/>
              </w:rPr>
              <w:t xml:space="preserve"/>
            </w:r>
            <w:proofErr w:type="spellStart"/>
            <w:r w:rsidR="00B65700">
              <w:rPr>
                <w:rFonts w:ascii="Times New Roman" w:hAnsi="Times New Roman" w:cs="Times New Roman"/>
                <w:sz w:val="24"/>
                <w:szCs w:val="24"/>
              </w:rPr>
              <w:t/>
            </w:r>
            <w:proofErr w:type="spellEnd"/>
            <w:r w:rsidR="00B65700">
              <w:rPr>
                <w:rFonts w:ascii="Times New Roman" w:hAnsi="Times New Roman" w:cs="Times New Roman"/>
                <w:sz w:val="24"/>
                <w:szCs w:val="24"/>
              </w:rPr>
              <w:t xml:space="preserve"/>
            </w:r>
            <w:r w:rsidR="00B65700">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DF0021" w:rsidRPr="002110F4">
              <w:rPr>
                <w:rFonts w:ascii="Times New Roman" w:hAnsi="Times New Roman" w:cs="Times New Roman"/>
                <w:sz w:val="24"/>
                <w:szCs w:val="24"/>
                <w:lang w:val="kk-KZ"/>
              </w:rPr>
              <w:t/>
            </w:r>
            <w:r w:rsidR="00B65700">
              <w:rPr>
                <w:rFonts w:ascii="Times New Roman" w:hAnsi="Times New Roman" w:cs="Times New Roman"/>
                <w:sz w:val="24"/>
                <w:szCs w:val="24"/>
              </w:rPr>
              <w:t xml:space="preserve"/>
            </w:r>
            <w:proofErr w:type="spellStart"/>
            <w:r w:rsidR="00B65700">
              <w:rPr>
                <w:rFonts w:ascii="Times New Roman" w:hAnsi="Times New Roman" w:cs="Times New Roman"/>
                <w:sz w:val="24"/>
                <w:szCs w:val="24"/>
              </w:rPr>
              <w:t/>
            </w:r>
            <w:proofErr w:type="spellEnd"/>
            <w:r w:rsidR="00B65700">
              <w:rPr>
                <w:rFonts w:ascii="Times New Roman" w:hAnsi="Times New Roman" w:cs="Times New Roman"/>
                <w:sz w:val="24"/>
                <w:szCs w:val="24"/>
              </w:rPr>
              <w:t xml:space="preserve"/>
            </w:r>
            <w:proofErr w:type="spellStart"/>
            <w:r w:rsidR="00B65700">
              <w:rPr>
                <w:rFonts w:ascii="Times New Roman" w:hAnsi="Times New Roman" w:cs="Times New Roman"/>
                <w:sz w:val="24"/>
                <w:szCs w:val="24"/>
              </w:rPr>
              <w:t/>
            </w:r>
            <w:proofErr w:type="spellEnd"/>
            <w:r w:rsidR="00B65700">
              <w:rPr>
                <w:rFonts w:ascii="Times New Roman" w:hAnsi="Times New Roman" w:cs="Times New Roman"/>
                <w:sz w:val="24"/>
                <w:szCs w:val="24"/>
              </w:rPr>
              <w:t xml:space="preserve"/>
            </w:r>
            <w:proofErr w:type="spellStart"/>
            <w:r w:rsidR="00B65700">
              <w:rPr>
                <w:rFonts w:ascii="Times New Roman" w:hAnsi="Times New Roman" w:cs="Times New Roman"/>
                <w:sz w:val="24"/>
                <w:szCs w:val="24"/>
              </w:rPr>
              <w:t/>
            </w:r>
            <w:proofErr w:type="spellEnd"/>
            <w:r w:rsidR="00B65700">
              <w:rPr>
                <w:rFonts w:ascii="Times New Roman" w:hAnsi="Times New Roman" w:cs="Times New Roman"/>
                <w:sz w:val="24"/>
                <w:szCs w:val="24"/>
              </w:rPr>
              <w:t xml:space="preserve"/>
            </w:r>
            <w:r w:rsidR="00B65700">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452983">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452983">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E813B0" w:rsidRPr="002110F4">
              <w:rPr>
                <w:rFonts w:ascii="Times New Roman" w:hAnsi="Times New Roman" w:cs="Times New Roman"/>
                <w:sz w:val="24"/>
                <w:szCs w:val="24"/>
              </w:rPr>
              <w:t xml:space="preserve"/>
            </w:r>
            <w:r w:rsidR="00B65700">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452983">
              <w:rPr>
                <w:rFonts w:ascii="Times New Roman" w:hAnsi="Times New Roman" w:cs="Times New Roman"/>
                <w:sz w:val="24"/>
                <w:szCs w:val="24"/>
                <w:lang w:val="uz-Cyrl-UZ"/>
              </w:rPr>
              <w:t xml:space="preserve"/>
            </w:r>
            <w:r w:rsidRPr="002110F4">
              <w:rPr>
                <w:rFonts w:ascii="Times New Roman" w:hAnsi="Times New Roman" w:cs="Times New Roman"/>
                <w:sz w:val="24"/>
                <w:szCs w:val="24"/>
              </w:rPr>
              <w:t/>
            </w:r>
            <w:r w:rsidR="00452983">
              <w:rPr>
                <w:rFonts w:ascii="Times New Roman" w:hAnsi="Times New Roman" w:cs="Times New Roman"/>
                <w:sz w:val="24"/>
                <w:szCs w:val="24"/>
                <w:lang w:val="uz-Cyrl-UZ"/>
              </w:rPr>
              <w:t/>
            </w:r>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452983">
              <w:rPr>
                <w:rFonts w:ascii="Times New Roman" w:hAnsi="Times New Roman" w:cs="Times New Roman"/>
                <w:sz w:val="24"/>
                <w:szCs w:val="24"/>
                <w:lang w:val="uz-Cyrl-UZ"/>
              </w:rPr>
              <w:t xml:space="preserve"/>
            </w:r>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452983">
              <w:rPr>
                <w:rFonts w:ascii="Times New Roman" w:hAnsi="Times New Roman" w:cs="Times New Roman"/>
                <w:sz w:val="24"/>
                <w:szCs w:val="24"/>
                <w:lang w:val="uz-Cyrl-UZ"/>
              </w:rPr>
              <w:t xml:space="preserve"/>
            </w:r>
            <w:r w:rsidR="00B65700">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DD6988">
              <w:rPr>
                <w:rFonts w:ascii="Times New Roman" w:hAnsi="Times New Roman" w:cs="Times New Roman"/>
                <w:sz w:val="24"/>
                <w:szCs w:val="24"/>
              </w:rPr>
              <w:t/>
            </w:r>
            <w:r w:rsidR="007A3781">
              <w:rPr>
                <w:rFonts w:ascii="Times New Roman" w:hAnsi="Times New Roman" w:cs="Times New Roman"/>
                <w:sz w:val="24"/>
                <w:szCs w:val="24"/>
                <w:lang w:val="uz-Cyrl-UZ"/>
              </w:rPr>
              <w:t/>
            </w:r>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001B30DB">
              <w:rPr>
                <w:rFonts w:ascii="Times New Roman" w:hAnsi="Times New Roman" w:cs="Times New Roman"/>
                <w:sz w:val="24"/>
                <w:szCs w:val="24"/>
              </w:rPr>
              <w:t/>
            </w:r>
            <w:r w:rsidR="00B65700">
              <w:rPr>
                <w:rFonts w:ascii="Times New Roman" w:hAnsi="Times New Roman" w:cs="Times New Roman"/>
                <w:sz w:val="24"/>
                <w:szCs w:val="24"/>
              </w:rPr>
              <w:t/>
            </w:r>
            <w:proofErr w:type="spellEnd"/>
            <w:r w:rsidR="00B65700">
              <w:rPr>
                <w:rFonts w:ascii="Times New Roman" w:hAnsi="Times New Roman" w:cs="Times New Roman"/>
                <w:sz w:val="24"/>
                <w:szCs w:val="24"/>
              </w:rPr>
              <w:t xml:space="preserve"/>
            </w:r>
            <w:r w:rsidR="00B65700">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w:r>
          </w:p>
        </w:tc>
      </w:tr>
      <w:tr w:rsidR="005D2F44" w:rsidRPr="00E40489" ns2:paraId="5680C0A5" ns2:textId="77777777" w:rsidTr="00927939">
        <w:trPr>
          <w:trHeight w:val="60"/>
        </w:trPr>
        <w:tc>
          <w:tcPr>
            <w:tcW w:w="539" w:type="dxa"/>
            <w:shd w:val="clear" w:color="FFFFFF" w:fill="auto"/>
          </w:tcPr>
          <w:p ns2:paraId="5680C0A3" ns2:textId="222C43D4" w:rsidR="005D2F44" w:rsidRPr="002110F4" w:rsidRDefault="0038112A" w:rsidP="00661783">
            <w:pPr>
              <w:jc w:val="both"/>
              <w:rPr>
                <w:rFonts w:ascii="Times New Roman" w:hAnsi="Times New Roman" w:cs="Times New Roman"/>
                <w:sz w:val="24"/>
                <w:szCs w:val="24"/>
              </w:rPr>
            </w:pPr>
            <w:r w:rsidRPr="002110F4">
              <w:rPr>
                <w:rFonts w:ascii="Times New Roman" w:hAnsi="Times New Roman" w:cs="Times New Roman"/>
                <w:sz w:val="24"/>
                <w:szCs w:val="24"/>
              </w:rPr>
              <w:t xml:space="preserve">2.3</w:t>
            </w:r>
          </w:p>
        </w:tc>
        <w:tc>
          <w:tcPr>
            <w:tcW w:w="10065" w:type="dxa"/>
            <w:gridSpan w:val="9"/>
            <w:shd w:val="clear" w:color="FFFFFF" w:fill="auto"/>
            <w:vAlign w:val="bottom"/>
          </w:tcPr>
          <w:p ns2:paraId="5680C0A4" ns2:textId="264AA672" w:rsidR="005D2F44" w:rsidRPr="002110F4" w:rsidRDefault="00B61C4C" w:rsidP="00E22744">
            <w:pPr>
              <w:jc w:val="both"/>
              <w:rPr>
                <w:rFonts w:ascii="Times New Roman" w:hAnsi="Times New Roman" w:cs="Times New Roman"/>
                <w:sz w:val="24"/>
                <w:szCs w:val="24"/>
              </w:rPr>
            </w:pPr>
            <w:r>
              <w:rPr>
                <w:rFonts w:ascii="Times New Roman" w:hAnsi="Times New Roman" w:cs="Times New Roman"/>
                <w:sz w:val="24"/>
                <w:szCs w:val="24"/>
                <w:lang w:val="uz-Cyrl-UZ"/>
              </w:rPr>
              <w:t xml:space="preserve">Буюртмачида хизматлар натижалари бўйича эътироз бўлса, Далолатномани имзоламаслик ҳуқуқига эга ва ҳар бир эътирозли ҳолат бўйича Бажарувчидан тушунтириш талаб қилиш ҳуқуқига эга, Бажарувчи келишилган қўшимча вақт ичида камчликларни ўз ҳисобидан бартараф қилиши ва бажарилган ишлар Далолатномасини қайта тақдим қилиши лозим.</w:t>
            </w:r>
            <w:r w:rsidR="00E22744">
              <w:rPr>
                <w:rFonts w:ascii="Times New Roman" w:hAnsi="Times New Roman" w:cs="Times New Roman"/>
                <w:sz w:val="24"/>
                <w:szCs w:val="24"/>
                <w:lang w:val="uz-Cyrl-UZ"/>
              </w:rPr>
              <w:t/>
            </w:r>
            <w:r>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lang w:val="uz-Cyrl-UZ"/>
              </w:rPr>
              <w:t/>
            </w:r>
            <w:r w:rsidR="00E22744">
              <w:rPr>
                <w:rFonts w:ascii="Times New Roman" w:hAnsi="Times New Roman" w:cs="Times New Roman"/>
                <w:sz w:val="24"/>
                <w:szCs w:val="24"/>
              </w:rPr>
              <w:t xml:space="preserve"/>
            </w:r>
            <w:proofErr w:type="spellStart"/>
            <w:r w:rsidR="00E22744">
              <w:rPr>
                <w:rFonts w:ascii="Times New Roman" w:hAnsi="Times New Roman" w:cs="Times New Roman"/>
                <w:sz w:val="24"/>
                <w:szCs w:val="24"/>
              </w:rPr>
              <w:t/>
            </w:r>
            <w:proofErr w:type="spellEnd"/>
            <w:r w:rsidR="00E22744">
              <w:rPr>
                <w:rFonts w:ascii="Times New Roman" w:hAnsi="Times New Roman" w:cs="Times New Roman"/>
                <w:sz w:val="24"/>
                <w:szCs w:val="24"/>
              </w:rPr>
              <w:t xml:space="preserve"/>
            </w:r>
            <w:r w:rsidR="00E22744">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Pr>
                <w:rFonts w:ascii="Times New Roman" w:hAnsi="Times New Roman" w:cs="Times New Roman"/>
                <w:sz w:val="24"/>
                <w:szCs w:val="24"/>
                <w:lang w:val="uz-Cyrl-UZ"/>
              </w:rPr>
              <w:t xml:space="preserve"/>
            </w:r>
            <w:r w:rsidR="00E22744">
              <w:rPr>
                <w:rFonts w:ascii="Times New Roman" w:hAnsi="Times New Roman" w:cs="Times New Roman"/>
                <w:sz w:val="24"/>
                <w:szCs w:val="24"/>
                <w:lang w:val="uz-Cyrl-UZ"/>
              </w:rPr>
              <w:t/>
            </w:r>
            <w:r>
              <w:rPr>
                <w:rFonts w:ascii="Times New Roman" w:hAnsi="Times New Roman" w:cs="Times New Roman"/>
                <w:sz w:val="24"/>
                <w:szCs w:val="24"/>
                <w:lang w:val="uz-Cyrl-UZ"/>
              </w:rPr>
              <w:t xml:space="preserve"/>
            </w:r>
            <w:r w:rsidR="00E22744">
              <w:rPr>
                <w:rFonts w:ascii="Times New Roman" w:hAnsi="Times New Roman" w:cs="Times New Roman"/>
                <w:sz w:val="24"/>
                <w:szCs w:val="24"/>
                <w:lang w:val="uz-Cyrl-UZ"/>
              </w:rPr>
              <w:t/>
            </w:r>
            <w:r>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sidR="00E22744">
              <w:rPr>
                <w:rFonts w:ascii="Times New Roman" w:hAnsi="Times New Roman" w:cs="Times New Roman"/>
                <w:sz w:val="24"/>
                <w:szCs w:val="24"/>
                <w:lang w:val="uz-Cyrl-UZ"/>
              </w:rPr>
              <w:t xml:space="preserve"/>
            </w:r>
            <w:r w:rsidR="0038112A" w:rsidRPr="002110F4">
              <w:rPr>
                <w:rFonts w:ascii="Times New Roman" w:hAnsi="Times New Roman" w:cs="Times New Roman"/>
                <w:sz w:val="24"/>
                <w:szCs w:val="24"/>
              </w:rPr>
              <w:t xml:space="preserve"/>
            </w:r>
            <w:r w:rsidR="00D43E9F">
              <w:rPr>
                <w:rFonts w:ascii="Times New Roman" w:hAnsi="Times New Roman" w:cs="Times New Roman"/>
                <w:sz w:val="24"/>
                <w:szCs w:val="24"/>
              </w:rPr>
              <w:t/>
            </w:r>
            <w:r>
              <w:rPr>
                <w:rFonts w:ascii="Times New Roman" w:hAnsi="Times New Roman" w:cs="Times New Roman"/>
                <w:sz w:val="24"/>
                <w:szCs w:val="24"/>
                <w:lang w:val="uz-Cyrl-UZ"/>
              </w:rPr>
              <w:t/>
            </w:r>
            <w:r w:rsidR="00E22744">
              <w:rPr>
                <w:rFonts w:ascii="Times New Roman" w:hAnsi="Times New Roman" w:cs="Times New Roman"/>
                <w:sz w:val="24"/>
                <w:szCs w:val="24"/>
                <w:lang w:val="uz-Cyrl-UZ"/>
              </w:rPr>
              <w:t xml:space="preserve"/>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lang w:val="uz-Cyrl-UZ"/>
              </w:rPr>
              <w:t/>
            </w:r>
            <w:r w:rsidR="0038112A" w:rsidRPr="002110F4">
              <w:rPr>
                <w:rFonts w:ascii="Times New Roman" w:hAnsi="Times New Roman" w:cs="Times New Roman"/>
                <w:sz w:val="24"/>
                <w:szCs w:val="24"/>
              </w:rPr>
              <w:t/>
            </w:r>
            <w:r>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r w:rsidR="00D43E9F">
              <w:rPr>
                <w:rFonts w:ascii="Times New Roman" w:hAnsi="Times New Roman" w:cs="Times New Roman"/>
                <w:sz w:val="24"/>
                <w:szCs w:val="24"/>
              </w:rPr>
              <w:t/>
            </w:r>
            <w:r>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Pr>
                <w:rFonts w:ascii="Times New Roman" w:hAnsi="Times New Roman" w:cs="Times New Roman"/>
                <w:sz w:val="24"/>
                <w:szCs w:val="24"/>
                <w:lang w:val="uz-Cyrl-UZ"/>
              </w:rPr>
              <w:t xml:space="preserve"/>
            </w:r>
            <w:r w:rsidR="00D43E9F">
              <w:rPr>
                <w:rFonts w:ascii="Times New Roman" w:hAnsi="Times New Roman" w:cs="Times New Roman"/>
                <w:sz w:val="24"/>
                <w:szCs w:val="24"/>
                <w:lang w:val="uz-Cyrl-UZ"/>
              </w:rPr>
              <w:t/>
            </w:r>
            <w:r>
              <w:rPr>
                <w:rFonts w:ascii="Times New Roman" w:hAnsi="Times New Roman" w:cs="Times New Roman"/>
                <w:sz w:val="24"/>
                <w:szCs w:val="24"/>
                <w:lang w:val="uz-Cyrl-UZ"/>
              </w:rPr>
              <w:t xml:space="preserve"/>
            </w:r>
            <w:r w:rsidR="00E22744">
              <w:rPr>
                <w:rFonts w:ascii="Times New Roman" w:hAnsi="Times New Roman" w:cs="Times New Roman"/>
                <w:sz w:val="24"/>
                <w:szCs w:val="24"/>
                <w:lang w:val="uz-Cyrl-UZ"/>
              </w:rPr>
              <w:t xml:space="preserve"/>
            </w:r>
            <w:r w:rsidR="00D43E9F">
              <w:rPr>
                <w:rFonts w:ascii="Times New Roman" w:hAnsi="Times New Roman" w:cs="Times New Roman"/>
                <w:sz w:val="24"/>
                <w:szCs w:val="24"/>
                <w:lang w:val="uz-Cyrl-UZ"/>
              </w:rPr>
              <w:t/>
            </w:r>
            <w:r>
              <w:rPr>
                <w:rFonts w:ascii="Times New Roman" w:hAnsi="Times New Roman" w:cs="Times New Roman"/>
                <w:sz w:val="24"/>
                <w:szCs w:val="24"/>
                <w:lang w:val="uz-Cyrl-UZ"/>
              </w:rPr>
              <w:t/>
            </w:r>
            <w:r w:rsidR="0038112A" w:rsidRPr="002110F4">
              <w:rPr>
                <w:rFonts w:ascii="Times New Roman" w:hAnsi="Times New Roman" w:cs="Times New Roman"/>
                <w:sz w:val="24"/>
                <w:szCs w:val="24"/>
              </w:rPr>
              <w:t/>
            </w:r>
          </w:p>
        </w:tc>
      </w:tr>
      <w:tr w:rsidR="005D2F44" w:rsidRPr="006E37CD" ns2:paraId="5680C0A8" ns2:textId="77777777" w:rsidTr="00927939">
        <w:trPr>
          <w:trHeight w:val="60"/>
        </w:trPr>
        <w:tc>
          <w:tcPr>
            <w:tcW w:w="539" w:type="dxa"/>
            <w:shd w:val="clear" w:color="FFFFFF" w:fill="auto"/>
          </w:tcPr>
          <w:p ns2:paraId="3A135F84" ns2:textId="1D6D4CA2"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2.4</w:t>
            </w:r>
          </w:p>
          <w:p ns2:paraId="00CCE4A4" ns2:textId="77777777" w:rsidR="00DF0021" w:rsidRPr="002110F4" w:rsidRDefault="00DF0021">
            <w:pPr>
              <w:jc w:val="both"/>
              <w:rPr>
                <w:rFonts w:ascii="Times New Roman" w:hAnsi="Times New Roman" w:cs="Times New Roman"/>
                <w:sz w:val="24"/>
                <w:szCs w:val="24"/>
                <w:lang w:val="kk-KZ"/>
              </w:rPr>
            </w:pPr>
          </w:p>
          <w:p ns2:paraId="002BC737" ns2:textId="77777777" w:rsidR="00DF0021" w:rsidRPr="002110F4" w:rsidRDefault="00DF0021">
            <w:pPr>
              <w:jc w:val="both"/>
              <w:rPr>
                <w:rFonts w:ascii="Times New Roman" w:hAnsi="Times New Roman" w:cs="Times New Roman"/>
                <w:sz w:val="24"/>
                <w:szCs w:val="24"/>
                <w:lang w:val="kk-KZ"/>
              </w:rPr>
            </w:pPr>
          </w:p>
          <w:p ns2:paraId="77ADE9FF" ns2:textId="77777777" w:rsidR="00DF0021" w:rsidRPr="002110F4" w:rsidRDefault="00DF0021">
            <w:pPr>
              <w:jc w:val="both"/>
              <w:rPr>
                <w:rFonts w:ascii="Times New Roman" w:hAnsi="Times New Roman" w:cs="Times New Roman"/>
                <w:sz w:val="24"/>
                <w:szCs w:val="24"/>
                <w:lang w:val="kk-KZ"/>
              </w:rPr>
            </w:pPr>
          </w:p>
          <w:p ns2:paraId="0BB806AE" ns2:textId="0521A996" w:rsidR="00DF0021" w:rsidRPr="002110F4" w:rsidRDefault="00DF0021">
            <w:pPr>
              <w:jc w:val="both"/>
              <w:rPr>
                <w:rFonts w:ascii="Times New Roman" w:hAnsi="Times New Roman" w:cs="Times New Roman"/>
                <w:sz w:val="24"/>
                <w:szCs w:val="24"/>
                <w:lang w:val="kk-KZ"/>
              </w:rPr>
            </w:pPr>
            <w:r w:rsidRPr="002110F4">
              <w:rPr>
                <w:rFonts w:ascii="Times New Roman" w:hAnsi="Times New Roman" w:cs="Times New Roman"/>
                <w:sz w:val="24"/>
                <w:szCs w:val="24"/>
                <w:lang w:val="kk-KZ"/>
              </w:rPr>
              <w:t xml:space="preserve">2.5</w:t>
            </w:r>
            <w:r w:rsidR="002110F4">
              <w:rPr>
                <w:rFonts w:ascii="Times New Roman" w:hAnsi="Times New Roman" w:cs="Times New Roman"/>
                <w:sz w:val="24"/>
                <w:szCs w:val="24"/>
                <w:lang w:val="en-US"/>
              </w:rPr>
              <w:t/>
            </w:r>
          </w:p>
          <w:p ns2:paraId="432CF9E1" ns2:textId="77777777" w:rsidR="00DF0021" w:rsidRPr="002110F4" w:rsidRDefault="00DF0021">
            <w:pPr>
              <w:jc w:val="both"/>
              <w:rPr>
                <w:rFonts w:ascii="Times New Roman" w:hAnsi="Times New Roman" w:cs="Times New Roman"/>
                <w:sz w:val="24"/>
                <w:szCs w:val="24"/>
                <w:lang w:val="kk-KZ"/>
              </w:rPr>
            </w:pPr>
          </w:p>
          <w:p ns2:paraId="5680C0A6" ns2:textId="00A4F2EA" w:rsidR="00DF0021" w:rsidRPr="002110F4" w:rsidRDefault="00DF0021">
            <w:pPr>
              <w:jc w:val="both"/>
              <w:rPr>
                <w:rFonts w:ascii="Times New Roman" w:hAnsi="Times New Roman" w:cs="Times New Roman"/>
                <w:sz w:val="24"/>
                <w:szCs w:val="24"/>
                <w:lang w:val="kk-KZ"/>
              </w:rPr>
            </w:pPr>
          </w:p>
        </w:tc>
        <w:tc>
          <w:tcPr>
            <w:tcW w:w="10065" w:type="dxa"/>
            <w:gridSpan w:val="9"/>
            <w:shd w:val="clear" w:color="FFFFFF" w:fill="auto"/>
            <w:vAlign w:val="bottom"/>
          </w:tcPr>
          <w:p ns2:paraId="2D885FB6" ns2:textId="16B50F35" w:rsidR="005D2F44" w:rsidRPr="00847760" w:rsidRDefault="00D43E9F">
            <w:pPr>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Агар Буюртмачининг фикрига кўра, хизматлар натижалари бўйича эътирозларни бартараф қилиш ва(ёки) хизматларни янгидан тақдим этиш зарур бўлса, Бажарувчи бундай эътирозларни бартараф қилганидан ва(ёки) хизматларни янгидан тақдим этганидан сўнг, Буюртмачи  натижаларни қайта қабул қилади ва тегишли далолатномани имзолайди.</w:t>
            </w:r>
            <w:r w:rsidR="0038112A" w:rsidRPr="00847760">
              <w:rPr>
                <w:rFonts w:ascii="Times New Roman" w:hAnsi="Times New Roman" w:cs="Times New Roman"/>
                <w:sz w:val="24"/>
                <w:szCs w:val="24"/>
                <w:lang w:val="kk-KZ"/>
              </w:rPr>
              <w:t xml:space="preserve"/>
            </w:r>
            <w:r w:rsidR="00661783">
              <w:rPr>
                <w:rFonts w:ascii="Times New Roman" w:hAnsi="Times New Roman" w:cs="Times New Roman"/>
                <w:sz w:val="24"/>
                <w:szCs w:val="24"/>
                <w:lang w:val="kk-KZ"/>
              </w:rPr>
              <w:t xml:space="preserve"/>
            </w:r>
            <w:r w:rsidR="0038112A" w:rsidRPr="00847760">
              <w:rPr>
                <w:rFonts w:ascii="Times New Roman" w:hAnsi="Times New Roman" w:cs="Times New Roman"/>
                <w:sz w:val="24"/>
                <w:szCs w:val="24"/>
                <w:lang w:val="kk-KZ"/>
              </w:rPr>
              <w:t xml:space="preserve"/>
            </w:r>
            <w:r w:rsidR="00661783">
              <w:rPr>
                <w:rFonts w:ascii="Times New Roman" w:hAnsi="Times New Roman" w:cs="Times New Roman"/>
                <w:sz w:val="24"/>
                <w:szCs w:val="24"/>
                <w:lang w:val="kk-KZ"/>
              </w:rPr>
              <w:t/>
            </w:r>
            <w:r w:rsidR="0038112A" w:rsidRPr="00847760">
              <w:rPr>
                <w:rFonts w:ascii="Times New Roman" w:hAnsi="Times New Roman" w:cs="Times New Roman"/>
                <w:sz w:val="24"/>
                <w:szCs w:val="24"/>
                <w:lang w:val="kk-KZ"/>
              </w:rPr>
              <w:t xml:space="preserve"/>
            </w:r>
            <w:r>
              <w:rPr>
                <w:rFonts w:ascii="Times New Roman" w:hAnsi="Times New Roman" w:cs="Times New Roman"/>
                <w:sz w:val="24"/>
                <w:szCs w:val="24"/>
                <w:lang w:val="kk-KZ"/>
              </w:rPr>
              <w:t/>
            </w:r>
            <w:r w:rsidR="0038112A" w:rsidRPr="00847760">
              <w:rPr>
                <w:rFonts w:ascii="Times New Roman" w:hAnsi="Times New Roman" w:cs="Times New Roman"/>
                <w:sz w:val="24"/>
                <w:szCs w:val="24"/>
                <w:lang w:val="kk-KZ"/>
              </w:rPr>
              <w:t xml:space="preserve"/>
            </w:r>
            <w:r>
              <w:rPr>
                <w:rFonts w:ascii="Times New Roman" w:hAnsi="Times New Roman" w:cs="Times New Roman"/>
                <w:sz w:val="24"/>
                <w:szCs w:val="24"/>
                <w:lang w:val="kk-KZ"/>
              </w:rPr>
              <w:t/>
            </w:r>
            <w:r w:rsidR="00661783">
              <w:rPr>
                <w:rFonts w:ascii="Times New Roman" w:hAnsi="Times New Roman" w:cs="Times New Roman"/>
                <w:sz w:val="24"/>
                <w:szCs w:val="24"/>
                <w:lang w:val="kk-KZ"/>
              </w:rPr>
              <w:t xml:space="preserve"/>
            </w:r>
            <w:r w:rsidR="0038112A" w:rsidRPr="00847760">
              <w:rPr>
                <w:rFonts w:ascii="Times New Roman" w:hAnsi="Times New Roman" w:cs="Times New Roman"/>
                <w:sz w:val="24"/>
                <w:szCs w:val="24"/>
                <w:lang w:val="kk-KZ"/>
              </w:rPr>
              <w:t xml:space="preserve"/>
            </w:r>
            <w:r w:rsidR="00661783">
              <w:rPr>
                <w:rFonts w:ascii="Times New Roman" w:hAnsi="Times New Roman" w:cs="Times New Roman"/>
                <w:sz w:val="24"/>
                <w:szCs w:val="24"/>
                <w:lang w:val="kk-KZ"/>
              </w:rPr>
              <w:t/>
            </w:r>
            <w:r w:rsidR="0038112A" w:rsidRPr="00847760">
              <w:rPr>
                <w:rFonts w:ascii="Times New Roman" w:hAnsi="Times New Roman" w:cs="Times New Roman"/>
                <w:sz w:val="24"/>
                <w:szCs w:val="24"/>
                <w:lang w:val="kk-KZ"/>
              </w:rPr>
              <w:t xml:space="preserve"/>
            </w:r>
            <w:r w:rsidR="00661783">
              <w:rPr>
                <w:rFonts w:ascii="Times New Roman" w:hAnsi="Times New Roman" w:cs="Times New Roman"/>
                <w:sz w:val="24"/>
                <w:szCs w:val="24"/>
                <w:lang w:val="kk-KZ"/>
              </w:rPr>
              <w:t/>
            </w:r>
            <w:r>
              <w:rPr>
                <w:rFonts w:ascii="Times New Roman" w:hAnsi="Times New Roman" w:cs="Times New Roman"/>
                <w:sz w:val="24"/>
                <w:szCs w:val="24"/>
                <w:lang w:val="kk-KZ"/>
              </w:rPr>
              <w:t/>
            </w:r>
            <w:r w:rsidR="00661783">
              <w:rPr>
                <w:rFonts w:ascii="Times New Roman" w:hAnsi="Times New Roman" w:cs="Times New Roman"/>
                <w:sz w:val="24"/>
                <w:szCs w:val="24"/>
                <w:lang w:val="kk-KZ"/>
              </w:rPr>
              <w:t xml:space="preserve"/>
            </w:r>
            <w:r w:rsidR="0038112A" w:rsidRPr="00847760">
              <w:rPr>
                <w:rFonts w:ascii="Times New Roman" w:hAnsi="Times New Roman" w:cs="Times New Roman"/>
                <w:sz w:val="24"/>
                <w:szCs w:val="24"/>
                <w:lang w:val="kk-KZ"/>
              </w:rPr>
              <w:t/>
            </w:r>
            <w:r>
              <w:rPr>
                <w:rFonts w:ascii="Times New Roman" w:hAnsi="Times New Roman" w:cs="Times New Roman"/>
                <w:sz w:val="24"/>
                <w:szCs w:val="24"/>
                <w:lang w:val="kk-KZ"/>
              </w:rPr>
              <w:t/>
            </w:r>
            <w:r w:rsidR="0038112A" w:rsidRPr="00847760">
              <w:rPr>
                <w:rFonts w:ascii="Times New Roman" w:hAnsi="Times New Roman" w:cs="Times New Roman"/>
                <w:sz w:val="24"/>
                <w:szCs w:val="24"/>
                <w:lang w:val="kk-KZ"/>
              </w:rPr>
              <w:t xml:space="preserve"/>
            </w:r>
            <w:r w:rsidR="00661783">
              <w:rPr>
                <w:rFonts w:ascii="Times New Roman" w:hAnsi="Times New Roman" w:cs="Times New Roman"/>
                <w:sz w:val="24"/>
                <w:szCs w:val="24"/>
                <w:lang w:val="kk-KZ"/>
              </w:rPr>
              <w:t/>
            </w:r>
            <w:r w:rsidR="0038112A" w:rsidRPr="00847760">
              <w:rPr>
                <w:rFonts w:ascii="Times New Roman" w:hAnsi="Times New Roman" w:cs="Times New Roman"/>
                <w:sz w:val="24"/>
                <w:szCs w:val="24"/>
                <w:lang w:val="kk-KZ"/>
              </w:rPr>
              <w:t/>
            </w:r>
            <w:r>
              <w:rPr>
                <w:rFonts w:ascii="Times New Roman" w:hAnsi="Times New Roman" w:cs="Times New Roman"/>
                <w:sz w:val="24"/>
                <w:szCs w:val="24"/>
                <w:lang w:val="kk-KZ"/>
              </w:rPr>
              <w:t/>
            </w:r>
            <w:r w:rsidR="0038112A" w:rsidRPr="00847760">
              <w:rPr>
                <w:rFonts w:ascii="Times New Roman" w:hAnsi="Times New Roman" w:cs="Times New Roman"/>
                <w:sz w:val="24"/>
                <w:szCs w:val="24"/>
                <w:lang w:val="kk-KZ"/>
              </w:rPr>
              <w:t xml:space="preserve"/>
            </w:r>
            <w:r>
              <w:rPr>
                <w:rFonts w:ascii="Times New Roman" w:hAnsi="Times New Roman" w:cs="Times New Roman"/>
                <w:sz w:val="24"/>
                <w:szCs w:val="24"/>
                <w:lang w:val="kk-KZ"/>
              </w:rPr>
              <w:t/>
            </w:r>
            <w:r w:rsidR="00661783">
              <w:rPr>
                <w:rFonts w:ascii="Times New Roman" w:hAnsi="Times New Roman" w:cs="Times New Roman"/>
                <w:sz w:val="24"/>
                <w:szCs w:val="24"/>
                <w:lang w:val="kk-KZ"/>
              </w:rPr>
              <w:t xml:space="preserve"/>
            </w:r>
            <w:r w:rsidR="0038112A" w:rsidRPr="00847760">
              <w:rPr>
                <w:rFonts w:ascii="Times New Roman" w:hAnsi="Times New Roman" w:cs="Times New Roman"/>
                <w:sz w:val="24"/>
                <w:szCs w:val="24"/>
                <w:lang w:val="kk-KZ"/>
              </w:rPr>
              <w:t xml:space="preserve"/>
            </w:r>
            <w:r w:rsidR="00661783">
              <w:rPr>
                <w:rFonts w:ascii="Times New Roman" w:hAnsi="Times New Roman" w:cs="Times New Roman"/>
                <w:sz w:val="24"/>
                <w:szCs w:val="24"/>
                <w:lang w:val="kk-KZ"/>
              </w:rPr>
              <w:t xml:space="preserve"/>
            </w:r>
            <w:r w:rsidR="0038112A" w:rsidRPr="00847760">
              <w:rPr>
                <w:rFonts w:ascii="Times New Roman" w:hAnsi="Times New Roman" w:cs="Times New Roman"/>
                <w:sz w:val="24"/>
                <w:szCs w:val="24"/>
                <w:lang w:val="kk-KZ"/>
              </w:rPr>
              <w:t xml:space="preserve"/>
            </w:r>
            <w:r w:rsidR="00262DEB">
              <w:rPr>
                <w:rFonts w:ascii="Times New Roman" w:hAnsi="Times New Roman" w:cs="Times New Roman"/>
                <w:sz w:val="24"/>
                <w:szCs w:val="24"/>
                <w:lang w:val="kk-KZ"/>
              </w:rPr>
              <w:t/>
            </w:r>
            <w:r w:rsidRPr="00D43E9F">
              <w:rPr>
                <w:rFonts w:ascii="Times New Roman" w:hAnsi="Times New Roman" w:cs="Times New Roman"/>
                <w:sz w:val="24"/>
                <w:szCs w:val="24"/>
                <w:lang w:val="kk-KZ"/>
              </w:rPr>
              <w:t/>
            </w:r>
            <w:r w:rsidR="0038112A" w:rsidRPr="00847760">
              <w:rPr>
                <w:rFonts w:ascii="Times New Roman" w:hAnsi="Times New Roman" w:cs="Times New Roman"/>
                <w:sz w:val="24"/>
                <w:szCs w:val="24"/>
                <w:lang w:val="kk-KZ"/>
              </w:rPr>
              <w:t/>
            </w:r>
          </w:p>
          <w:p ns2:paraId="0610F83F" ns2:textId="337B6FC3" w:rsidR="00DF0021" w:rsidRPr="002110F4" w:rsidRDefault="00DF0021">
            <w:pPr>
              <w:jc w:val="both"/>
              <w:rPr>
                <w:rFonts w:ascii="Times New Roman" w:hAnsi="Times New Roman" w:cs="Times New Roman"/>
                <w:bCs/>
                <w:sz w:val="24"/>
                <w:szCs w:val="24"/>
                <w:lang w:val="kk-KZ"/>
              </w:rPr>
            </w:pPr>
            <w:r w:rsidRPr="00847760">
              <w:rPr>
                <w:rFonts w:ascii="Times New Roman" w:hAnsi="Times New Roman" w:cs="Times New Roman"/>
                <w:bCs/>
                <w:sz w:val="24"/>
                <w:szCs w:val="24"/>
                <w:lang w:val="kk-KZ"/>
              </w:rPr>
              <w:t xml:space="preserve">Хизматлар Буюртмачи томонидан бажарилган иш далолатномаси имзолангандан кейин кўрсатилган ҳисобланади.</w:t>
            </w:r>
            <w:r w:rsidR="001B30DB">
              <w:rPr>
                <w:rFonts w:ascii="Times New Roman" w:hAnsi="Times New Roman" w:cs="Times New Roman"/>
                <w:bCs/>
                <w:sz w:val="24"/>
                <w:szCs w:val="24"/>
                <w:lang w:val="kk-KZ"/>
              </w:rPr>
              <w:t/>
            </w:r>
            <w:r w:rsidR="00D43E9F">
              <w:rPr>
                <w:rFonts w:ascii="Times New Roman" w:hAnsi="Times New Roman" w:cs="Times New Roman"/>
                <w:bCs/>
                <w:sz w:val="24"/>
                <w:szCs w:val="24"/>
                <w:lang w:val="kk-KZ"/>
              </w:rPr>
              <w:t xml:space="preserve"/>
            </w:r>
            <w:r w:rsidR="00262DEB">
              <w:rPr>
                <w:rFonts w:ascii="Times New Roman" w:hAnsi="Times New Roman" w:cs="Times New Roman"/>
                <w:bCs/>
                <w:sz w:val="24"/>
                <w:szCs w:val="24"/>
                <w:lang w:val="kk-KZ"/>
              </w:rPr>
              <w:t/>
            </w:r>
            <w:r w:rsidRPr="00847760">
              <w:rPr>
                <w:rFonts w:ascii="Times New Roman" w:hAnsi="Times New Roman" w:cs="Times New Roman"/>
                <w:bCs/>
                <w:sz w:val="24"/>
                <w:szCs w:val="24"/>
                <w:lang w:val="kk-KZ"/>
              </w:rPr>
              <w:t/>
            </w:r>
            <w:r w:rsidR="00D43E9F">
              <w:rPr>
                <w:rFonts w:ascii="Times New Roman" w:hAnsi="Times New Roman" w:cs="Times New Roman"/>
                <w:bCs/>
                <w:sz w:val="24"/>
                <w:szCs w:val="24"/>
                <w:lang w:val="uz-Cyrl-UZ"/>
              </w:rPr>
              <w:t/>
            </w:r>
          </w:p>
          <w:p ns2:paraId="5680C0A7" ns2:textId="3962B232" w:rsidR="00DF0021" w:rsidRPr="002110F4" w:rsidRDefault="00DF0021">
            <w:pPr>
              <w:jc w:val="both"/>
              <w:rPr>
                <w:rFonts w:ascii="Times New Roman" w:hAnsi="Times New Roman" w:cs="Times New Roman"/>
                <w:sz w:val="24"/>
                <w:szCs w:val="24"/>
                <w:lang w:val="kk-KZ"/>
              </w:rPr>
            </w:pPr>
          </w:p>
        </w:tc>
      </w:tr>
    </w:tbl>
    <w:p ns2:paraId="36358412" ns2:textId="77777777" w:rsidR="00D43E9F" w:rsidRPr="005E6D94" w:rsidRDefault="00D43E9F">
      <w:pPr>
        <w:rPr>
          <w:lang w:val="kk-KZ"/>
        </w:rPr>
      </w:pPr>
      <w:r w:rsidRPr="005E6D94">
        <w:rPr>
          <w:lang w:val="kk-KZ"/>
        </w:rPr>
        <w:br w:type="page"/>
      </w:r>
    </w:p>
    <w:tbl>
      <w:tblPr>
        <w:tblStyle w:val="TableStyle0"/>
        <w:tblW w:w="0" w:type="auto"/>
        <w:tblInd w:w="28" w:type="dxa"/>
        <w:tblLayout w:type="fixed"/>
        <w:tblCellMar>
          <w:left w:w="28" w:type="dxa"/>
          <w:right w:w="28" w:type="dxa"/>
        </w:tblCellMar>
        <w:tblLook w:val="04A0" w:firstRow="1" w:lastRow="0" w:firstColumn="1" w:lastColumn="0" w:noHBand="0" w:noVBand="1"/>
      </w:tblPr>
      <w:tblGrid>
        <w:gridCol w:w="681"/>
        <w:gridCol w:w="1209"/>
        <w:gridCol w:w="945"/>
        <w:gridCol w:w="945"/>
        <w:gridCol w:w="945"/>
        <w:gridCol w:w="945"/>
        <w:gridCol w:w="945"/>
        <w:gridCol w:w="945"/>
        <w:gridCol w:w="3058"/>
      </w:tblGrid>
      <w:tr w:rsidR="005D2F44" w:rsidRPr="00E40489" ns2:paraId="5680C0B5" ns2:textId="77777777" w:rsidTr="006E37CD">
        <w:trPr>
          <w:trHeight w:val="60"/>
        </w:trPr>
        <w:tc>
          <w:tcPr>
            <w:tcW w:w="681" w:type="dxa"/>
            <w:shd w:val="clear" w:color="FFFFFF" w:fill="auto"/>
          </w:tcPr>
          <w:p ns2:paraId="5680C0B3" ns2:textId="5C29447E" w:rsidR="005D2F44" w:rsidRPr="00847760" w:rsidRDefault="005D2F44">
            <w:pPr>
              <w:jc w:val="both"/>
              <w:rPr>
                <w:rFonts w:ascii="Times New Roman" w:hAnsi="Times New Roman" w:cs="Times New Roman"/>
                <w:sz w:val="24"/>
                <w:szCs w:val="24"/>
                <w:lang w:val="kk-KZ"/>
              </w:rPr>
            </w:pPr>
          </w:p>
        </w:tc>
        <w:tc>
          <w:tcPr>
            <w:tcW w:w="9937" w:type="dxa"/>
            <w:gridSpan w:val="8"/>
            <w:shd w:val="clear" w:color="FFFFFF" w:fill="auto"/>
            <w:vAlign w:val="bottom"/>
          </w:tcPr>
          <w:p ns2:paraId="18D27966" ns2:textId="3E186867" w:rsidR="00465FDD" w:rsidRPr="00847760" w:rsidRDefault="00465FDD" w:rsidP="00D43E9F">
            <w:pPr>
              <w:rPr>
                <w:rFonts w:ascii="Times New Roman" w:hAnsi="Times New Roman" w:cs="Times New Roman"/>
                <w:b/>
                <w:sz w:val="24"/>
                <w:szCs w:val="24"/>
                <w:lang w:val="kk-KZ"/>
              </w:rPr>
            </w:pPr>
          </w:p>
          <w:p ns2:paraId="270A3BE1" ns2:textId="03339907" w:rsidR="005D2F44" w:rsidRPr="002110F4" w:rsidRDefault="0038112A">
            <w:pPr>
              <w:jc w:val="center"/>
              <w:rPr>
                <w:ins w:id="5" w:author="Davron Yakubov" w:date="2024-01-14T11:36:00Z"/>
                <w:rFonts w:ascii="Times New Roman" w:hAnsi="Times New Roman" w:cs="Times New Roman"/>
                <w:b/>
                <w:sz w:val="24"/>
                <w:szCs w:val="24"/>
              </w:rPr>
            </w:pPr>
            <w:r w:rsidRPr="002110F4">
              <w:rPr>
                <w:rFonts w:ascii="Times New Roman" w:hAnsi="Times New Roman" w:cs="Times New Roman"/>
                <w:b/>
                <w:sz w:val="24"/>
                <w:szCs w:val="24"/>
              </w:rPr>
              <w:t xml:space="preserve">3. ТОМОНЛАРНИНГ ҲУҚУҚ ВА МАЖБУРИЯТЛАРИ</w:t>
            </w:r>
            <w:r w:rsidR="00D43E9F">
              <w:rPr>
                <w:rFonts w:ascii="Times New Roman" w:hAnsi="Times New Roman" w:cs="Times New Roman"/>
                <w:b/>
                <w:sz w:val="24"/>
                <w:szCs w:val="24"/>
              </w:rPr>
              <w:t/>
            </w:r>
          </w:p>
          <w:p ns2:paraId="5680C0B4" ns2:textId="78992AC2" w:rsidR="00D008DE" w:rsidRPr="002110F4" w:rsidRDefault="00D008DE">
            <w:pPr>
              <w:jc w:val="center"/>
              <w:rPr>
                <w:rFonts w:ascii="Times New Roman" w:hAnsi="Times New Roman" w:cs="Times New Roman"/>
                <w:b/>
                <w:sz w:val="24"/>
                <w:szCs w:val="24"/>
              </w:rPr>
            </w:pPr>
          </w:p>
        </w:tc>
      </w:tr>
      <w:tr w:rsidR="005D2F44" w:rsidRPr="00E40489" ns2:paraId="5680C0B8" ns2:textId="77777777" w:rsidTr="006E37CD">
        <w:trPr>
          <w:trHeight w:val="60"/>
        </w:trPr>
        <w:tc>
          <w:tcPr>
            <w:tcW w:w="681" w:type="dxa"/>
            <w:shd w:val="clear" w:color="FFFFFF" w:fill="auto"/>
          </w:tcPr>
          <w:p ns2:paraId="5680C0B6" ns2:textId="77777777" w:rsidR="005D2F44" w:rsidRPr="002110F4" w:rsidRDefault="0038112A">
            <w:pPr>
              <w:jc w:val="both"/>
              <w:rPr>
                <w:rFonts w:ascii="Times New Roman" w:hAnsi="Times New Roman" w:cs="Times New Roman"/>
                <w:b/>
                <w:sz w:val="24"/>
                <w:szCs w:val="24"/>
              </w:rPr>
            </w:pPr>
            <w:r w:rsidRPr="002110F4">
              <w:rPr>
                <w:rFonts w:ascii="Times New Roman" w:hAnsi="Times New Roman" w:cs="Times New Roman"/>
                <w:b/>
                <w:sz w:val="24"/>
                <w:szCs w:val="24"/>
              </w:rPr>
              <w:t xml:space="preserve">3.1.</w:t>
            </w:r>
          </w:p>
        </w:tc>
        <w:tc>
          <w:tcPr>
            <w:tcW w:w="9937" w:type="dxa"/>
            <w:gridSpan w:val="8"/>
            <w:shd w:val="clear" w:color="FFFFFF" w:fill="auto"/>
            <w:vAlign w:val="bottom"/>
          </w:tcPr>
          <w:p ns2:paraId="5680C0B7" ns2:textId="10E3D5FC" w:rsidR="005D2F44" w:rsidRPr="002110F4" w:rsidRDefault="00422A16">
            <w:pPr>
              <w:jc w:val="both"/>
              <w:rPr>
                <w:rFonts w:ascii="Times New Roman" w:hAnsi="Times New Roman" w:cs="Times New Roman"/>
                <w:b/>
                <w:sz w:val="24"/>
                <w:szCs w:val="24"/>
              </w:rPr>
            </w:pPr>
            <w:r>
              <w:rPr>
                <w:rFonts w:ascii="Times New Roman" w:hAnsi="Times New Roman" w:cs="Times New Roman"/>
                <w:b/>
                <w:sz w:val="24"/>
                <w:szCs w:val="24"/>
                <w:lang w:val="uz-Cyrl-UZ"/>
              </w:rPr>
              <w:t xml:space="preserve">Бажарувчи қуйидагиларга мажбурдир:</w:t>
            </w:r>
            <w:r w:rsidR="0038112A" w:rsidRPr="002110F4">
              <w:rPr>
                <w:rFonts w:ascii="Times New Roman" w:hAnsi="Times New Roman" w:cs="Times New Roman"/>
                <w:b/>
                <w:sz w:val="24"/>
                <w:szCs w:val="24"/>
              </w:rPr>
              <w:t xml:space="preserve"/>
            </w:r>
            <w:proofErr w:type="spellStart"/>
            <w:r w:rsidR="0038112A" w:rsidRPr="002110F4">
              <w:rPr>
                <w:rFonts w:ascii="Times New Roman" w:hAnsi="Times New Roman" w:cs="Times New Roman"/>
                <w:b/>
                <w:sz w:val="24"/>
                <w:szCs w:val="24"/>
              </w:rPr>
              <w:t/>
            </w:r>
            <w:proofErr w:type="spellEnd"/>
            <w:r w:rsidR="0038112A" w:rsidRPr="002110F4">
              <w:rPr>
                <w:rFonts w:ascii="Times New Roman" w:hAnsi="Times New Roman" w:cs="Times New Roman"/>
                <w:b/>
                <w:sz w:val="24"/>
                <w:szCs w:val="24"/>
              </w:rPr>
              <w:t xml:space="preserve"/>
            </w:r>
            <w:proofErr w:type="spellStart"/>
            <w:r w:rsidR="0038112A" w:rsidRPr="002110F4">
              <w:rPr>
                <w:rFonts w:ascii="Times New Roman" w:hAnsi="Times New Roman" w:cs="Times New Roman"/>
                <w:b/>
                <w:sz w:val="24"/>
                <w:szCs w:val="24"/>
              </w:rPr>
              <w:t/>
            </w:r>
            <w:proofErr w:type="spellEnd"/>
            <w:r w:rsidR="0038112A" w:rsidRPr="002110F4">
              <w:rPr>
                <w:rFonts w:ascii="Times New Roman" w:hAnsi="Times New Roman" w:cs="Times New Roman"/>
                <w:b/>
                <w:sz w:val="24"/>
                <w:szCs w:val="24"/>
              </w:rPr>
              <w:t/>
            </w:r>
          </w:p>
        </w:tc>
      </w:tr>
      <w:tr w:rsidR="005D2F44" w:rsidRPr="006E37CD" ns2:paraId="5680C0BB" ns2:textId="77777777" w:rsidTr="006E37CD">
        <w:trPr>
          <w:trHeight w:val="60"/>
        </w:trPr>
        <w:tc>
          <w:tcPr>
            <w:tcW w:w="681" w:type="dxa"/>
            <w:shd w:val="clear" w:color="FFFFFF" w:fill="auto"/>
          </w:tcPr>
          <w:p ns2:paraId="5680C0B9" ns2:textId="6997BC10" w:rsidR="005D2F44" w:rsidRPr="00422A16" w:rsidRDefault="0038112A" w:rsidP="00422A16">
            <w:pPr>
              <w:jc w:val="both"/>
              <w:rPr>
                <w:rFonts w:ascii="Times New Roman" w:hAnsi="Times New Roman" w:cs="Times New Roman"/>
                <w:sz w:val="24"/>
                <w:szCs w:val="24"/>
                <w:lang w:val="uz-Cyrl-UZ"/>
              </w:rPr>
            </w:pPr>
            <w:r w:rsidRPr="002110F4">
              <w:rPr>
                <w:rFonts w:ascii="Times New Roman" w:hAnsi="Times New Roman" w:cs="Times New Roman"/>
                <w:sz w:val="24"/>
                <w:szCs w:val="24"/>
              </w:rPr>
              <w:t xml:space="preserve">3.1.1.</w:t>
            </w:r>
            <w:r w:rsidR="00241875">
              <w:rPr>
                <w:rFonts w:ascii="Times New Roman" w:hAnsi="Times New Roman" w:cs="Times New Roman"/>
                <w:sz w:val="24"/>
                <w:szCs w:val="24"/>
                <w:lang w:val="uz-Cyrl-UZ"/>
              </w:rPr>
              <w:t/>
            </w:r>
          </w:p>
        </w:tc>
        <w:tc>
          <w:tcPr>
            <w:tcW w:w="9937" w:type="dxa"/>
            <w:gridSpan w:val="8"/>
            <w:shd w:val="clear" w:color="FFFFFF" w:fill="auto"/>
            <w:vAlign w:val="bottom"/>
          </w:tcPr>
          <w:p ns2:paraId="5680C0BA" ns2:textId="45A2A806" w:rsidR="005D2F44" w:rsidRPr="00422A16" w:rsidRDefault="0038112A">
            <w:pPr>
              <w:jc w:val="both"/>
              <w:rPr>
                <w:rFonts w:ascii="Times New Roman" w:hAnsi="Times New Roman" w:cs="Times New Roman"/>
                <w:sz w:val="24"/>
                <w:szCs w:val="24"/>
                <w:lang w:val="uz-Cyrl-UZ"/>
              </w:rPr>
            </w:pPr>
            <w:r w:rsidRPr="00422A16">
              <w:rPr>
                <w:rFonts w:ascii="Times New Roman" w:hAnsi="Times New Roman" w:cs="Times New Roman"/>
                <w:sz w:val="24"/>
                <w:szCs w:val="24"/>
                <w:lang w:val="uz-Cyrl-UZ"/>
              </w:rPr>
              <w:t xml:space="preserve">Буюртмачининг талаблари ва истакларини инобатга олган ҳолда ушбу Шартнома шартларига мувофиқ Буюртмачи томонидан белгиланган доирада, тартибда ва муддатларда хизматлар кўрсатилишини таъминлаш;</w:t>
            </w:r>
            <w:r w:rsidR="00D43E9F">
              <w:rPr>
                <w:rFonts w:ascii="Times New Roman" w:hAnsi="Times New Roman" w:cs="Times New Roman"/>
                <w:sz w:val="24"/>
                <w:szCs w:val="24"/>
                <w:lang w:val="uz-Cyrl-UZ"/>
              </w:rPr>
              <w:t/>
            </w:r>
            <w:r w:rsidRPr="00422A16">
              <w:rPr>
                <w:rFonts w:ascii="Times New Roman" w:hAnsi="Times New Roman" w:cs="Times New Roman"/>
                <w:sz w:val="24"/>
                <w:szCs w:val="24"/>
                <w:lang w:val="uz-Cyrl-UZ"/>
              </w:rPr>
              <w:t/>
            </w:r>
            <w:r w:rsidR="00241875">
              <w:rPr>
                <w:rFonts w:ascii="Times New Roman" w:hAnsi="Times New Roman" w:cs="Times New Roman"/>
                <w:sz w:val="24"/>
                <w:szCs w:val="24"/>
                <w:lang w:val="uz-Cyrl-UZ"/>
              </w:rPr>
              <w:t/>
            </w:r>
          </w:p>
        </w:tc>
      </w:tr>
      <w:tr w:rsidR="005D2F44" w:rsidRPr="00E40489" ns2:paraId="5680C0BE" ns2:textId="77777777" w:rsidTr="006E37CD">
        <w:trPr>
          <w:trHeight w:val="60"/>
        </w:trPr>
        <w:tc>
          <w:tcPr>
            <w:tcW w:w="681" w:type="dxa"/>
            <w:shd w:val="clear" w:color="FFFFFF" w:fill="auto"/>
          </w:tcPr>
          <w:p ns2:paraId="5680C0BC"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3.1.2.</w:t>
            </w:r>
          </w:p>
        </w:tc>
        <w:tc>
          <w:tcPr>
            <w:tcW w:w="9937" w:type="dxa"/>
            <w:gridSpan w:val="8"/>
            <w:shd w:val="clear" w:color="FFFFFF" w:fill="auto"/>
            <w:vAlign w:val="bottom"/>
          </w:tcPr>
          <w:p ns2:paraId="5680C0BD" ns2:textId="694325C6" w:rsidR="005D2F44" w:rsidRPr="00241875" w:rsidRDefault="0038112A" w:rsidP="00FD40D1">
            <w:pPr>
              <w:jc w:val="both"/>
              <w:rPr>
                <w:rFonts w:ascii="Times New Roman" w:hAnsi="Times New Roman" w:cs="Times New Roman"/>
                <w:sz w:val="24"/>
                <w:szCs w:val="24"/>
                <w:lang w:val="uz-Cyrl-UZ"/>
              </w:rPr>
            </w:pPr>
            <w:proofErr w:type="spellStart"/>
            <w:r w:rsidRPr="002110F4">
              <w:rPr>
                <w:rFonts w:ascii="Times New Roman" w:hAnsi="Times New Roman" w:cs="Times New Roman"/>
                <w:sz w:val="24"/>
                <w:szCs w:val="24"/>
              </w:rPr>
              <w:t xml:space="preserve">Хизматларни тақдим этиш пайтида буюртмачига мулкий ва/ёки номулкий зарар (зарар) етказишдан сақланиш, Буюртмачи томонидан Бажарувчига хизмат кўрсатиш учун зарур бўлган материаллар ва воситаларнинг сақланишини таъминлаш ва бундай материаллар ва воситалардан фақат мақсадга мувофиқ фойдаланиш;</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422A16">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FD40D1">
              <w:rPr>
                <w:rFonts w:ascii="Times New Roman" w:hAnsi="Times New Roman" w:cs="Times New Roman"/>
                <w:sz w:val="24"/>
                <w:szCs w:val="24"/>
                <w:lang w:val="uz-Cyrl-UZ"/>
              </w:rPr>
              <w:t/>
            </w:r>
            <w:r w:rsidR="00D43E9F">
              <w:rPr>
                <w:rFonts w:ascii="Times New Roman" w:hAnsi="Times New Roman" w:cs="Times New Roman"/>
                <w:sz w:val="24"/>
                <w:szCs w:val="24"/>
              </w:rPr>
              <w:t xml:space="preserve"/>
            </w:r>
            <w:r w:rsidR="00D43E9F">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D43E9F">
              <w:rPr>
                <w:rFonts w:ascii="Times New Roman" w:hAnsi="Times New Roman" w:cs="Times New Roman"/>
                <w:sz w:val="24"/>
                <w:szCs w:val="24"/>
                <w:lang w:val="uz-Cyrl-UZ"/>
              </w:rPr>
              <w:t/>
            </w:r>
            <w:r w:rsidR="00FD40D1">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FD40D1">
              <w:rPr>
                <w:rFonts w:ascii="Times New Roman" w:hAnsi="Times New Roman" w:cs="Times New Roman"/>
                <w:sz w:val="24"/>
                <w:szCs w:val="24"/>
                <w:lang w:val="uz-Cyrl-UZ"/>
              </w:rPr>
              <w:t/>
            </w:r>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FD40D1">
              <w:rPr>
                <w:rFonts w:ascii="Times New Roman" w:hAnsi="Times New Roman" w:cs="Times New Roman"/>
                <w:sz w:val="24"/>
                <w:szCs w:val="24"/>
                <w:lang w:val="uz-Cyrl-UZ"/>
              </w:rPr>
              <w:t/>
            </w:r>
            <w:r w:rsidR="00241875">
              <w:rPr>
                <w:rFonts w:ascii="Times New Roman" w:hAnsi="Times New Roman" w:cs="Times New Roman"/>
                <w:sz w:val="24"/>
                <w:szCs w:val="24"/>
                <w:lang w:val="uz-Cyrl-UZ"/>
              </w:rPr>
              <w:t/>
            </w:r>
          </w:p>
        </w:tc>
      </w:tr>
      <w:tr w:rsidR="005D2F44" w:rsidRPr="00E40489" ns2:paraId="5680C0C1" ns2:textId="77777777" w:rsidTr="006E37CD">
        <w:trPr>
          <w:trHeight w:val="60"/>
        </w:trPr>
        <w:tc>
          <w:tcPr>
            <w:tcW w:w="681" w:type="dxa"/>
            <w:shd w:val="clear" w:color="FFFFFF" w:fill="auto"/>
          </w:tcPr>
          <w:p ns2:paraId="5680C0BF"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3.1.3.</w:t>
            </w:r>
          </w:p>
        </w:tc>
        <w:tc>
          <w:tcPr>
            <w:tcW w:w="9937" w:type="dxa"/>
            <w:gridSpan w:val="8"/>
            <w:shd w:val="clear" w:color="FFFFFF" w:fill="auto"/>
            <w:vAlign w:val="bottom"/>
          </w:tcPr>
          <w:p ns2:paraId="5680C0C0" ns2:textId="2F984571" w:rsidR="005D2F44" w:rsidRPr="00241875" w:rsidRDefault="0038112A">
            <w:pPr>
              <w:jc w:val="both"/>
              <w:rPr>
                <w:rFonts w:ascii="Times New Roman" w:hAnsi="Times New Roman" w:cs="Times New Roman"/>
                <w:sz w:val="24"/>
                <w:szCs w:val="24"/>
                <w:lang w:val="uz-Cyrl-UZ"/>
              </w:rPr>
            </w:pPr>
            <w:proofErr w:type="spellStart"/>
            <w:r w:rsidRPr="002110F4">
              <w:rPr>
                <w:rFonts w:ascii="Times New Roman" w:hAnsi="Times New Roman" w:cs="Times New Roman"/>
                <w:sz w:val="24"/>
                <w:szCs w:val="24"/>
              </w:rPr>
              <w:t xml:space="preserve">Хизматларни тақдим етишда ёнғин хавфсизлиги қоидалари, техник хавфсизлик, санитария нормалари ва қоидалари, ахборот хавфсизлиги ва Буюртмачининг бошқа талабларига риоя қилиш;</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001B30DB">
              <w:rPr>
                <w:rFonts w:ascii="Times New Roman" w:hAnsi="Times New Roman" w:cs="Times New Roman"/>
                <w:sz w:val="24"/>
                <w:szCs w:val="24"/>
              </w:rPr>
              <w:t/>
            </w:r>
            <w:r w:rsidR="00D43E9F">
              <w:rPr>
                <w:rFonts w:ascii="Times New Roman" w:hAnsi="Times New Roman" w:cs="Times New Roman"/>
                <w:sz w:val="24"/>
                <w:szCs w:val="24"/>
              </w:rPr>
              <w:t/>
            </w:r>
            <w:proofErr w:type="spellEnd"/>
            <w:r w:rsidR="00D43E9F">
              <w:rPr>
                <w:rFonts w:ascii="Times New Roman" w:hAnsi="Times New Roman" w:cs="Times New Roman"/>
                <w:sz w:val="24"/>
                <w:szCs w:val="24"/>
              </w:rPr>
              <w:t xml:space="preserve"/>
            </w:r>
            <w:proofErr w:type="spellStart"/>
            <w:r w:rsidR="00D43E9F">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lang w:val="uz-Cyrl-UZ"/>
              </w:rPr>
              <w:t/>
            </w:r>
          </w:p>
        </w:tc>
      </w:tr>
      <w:tr w:rsidR="005D2F44" w:rsidRPr="006E37CD" ns2:paraId="5680C0C4" ns2:textId="77777777" w:rsidTr="006E37CD">
        <w:trPr>
          <w:trHeight w:val="60"/>
        </w:trPr>
        <w:tc>
          <w:tcPr>
            <w:tcW w:w="681" w:type="dxa"/>
            <w:shd w:val="clear" w:color="FFFFFF" w:fill="auto"/>
          </w:tcPr>
          <w:p ns2:paraId="13AD5A49" ns2:textId="77777777" w:rsidR="00241875" w:rsidRDefault="0038112A">
            <w:pPr>
              <w:jc w:val="both"/>
              <w:rPr>
                <w:rFonts w:ascii="Times New Roman" w:hAnsi="Times New Roman" w:cs="Times New Roman"/>
                <w:sz w:val="24"/>
                <w:szCs w:val="24"/>
                <w:lang w:val="uz-Cyrl-UZ"/>
              </w:rPr>
            </w:pPr>
            <w:r w:rsidRPr="002110F4">
              <w:rPr>
                <w:rFonts w:ascii="Times New Roman" w:hAnsi="Times New Roman" w:cs="Times New Roman"/>
                <w:sz w:val="24"/>
                <w:szCs w:val="24"/>
              </w:rPr>
              <w:t xml:space="preserve">3.1.4. </w:t>
            </w:r>
            <w:r w:rsidR="00422A16">
              <w:rPr>
                <w:rFonts w:ascii="Times New Roman" w:hAnsi="Times New Roman" w:cs="Times New Roman"/>
                <w:sz w:val="24"/>
                <w:szCs w:val="24"/>
                <w:lang w:val="uz-Cyrl-UZ"/>
              </w:rPr>
              <w:t xml:space="preserve"/>
            </w:r>
          </w:p>
          <w:p ns2:paraId="07F39B8C" ns2:textId="77777777" w:rsidR="00241875" w:rsidRDefault="00241875">
            <w:pPr>
              <w:jc w:val="both"/>
              <w:rPr>
                <w:rFonts w:ascii="Times New Roman" w:hAnsi="Times New Roman" w:cs="Times New Roman"/>
                <w:sz w:val="24"/>
                <w:szCs w:val="24"/>
                <w:lang w:val="uz-Cyrl-UZ"/>
              </w:rPr>
            </w:pPr>
          </w:p>
          <w:p ns2:paraId="33A6D4DD" ns2:textId="77777777" w:rsidR="00241875" w:rsidRDefault="00241875">
            <w:pPr>
              <w:jc w:val="both"/>
              <w:rPr>
                <w:rFonts w:ascii="Times New Roman" w:hAnsi="Times New Roman" w:cs="Times New Roman"/>
                <w:sz w:val="24"/>
                <w:szCs w:val="24"/>
                <w:lang w:val="uz-Cyrl-UZ"/>
              </w:rPr>
            </w:pPr>
          </w:p>
          <w:p ns2:paraId="2F074C7A" ns2:textId="77777777" w:rsidR="00241875" w:rsidRDefault="00241875">
            <w:pPr>
              <w:jc w:val="both"/>
              <w:rPr>
                <w:rFonts w:ascii="Times New Roman" w:hAnsi="Times New Roman" w:cs="Times New Roman"/>
                <w:sz w:val="24"/>
                <w:szCs w:val="24"/>
                <w:lang w:val="uz-Cyrl-UZ"/>
              </w:rPr>
            </w:pPr>
          </w:p>
          <w:p ns2:paraId="13B5F113" ns2:textId="77777777" w:rsidR="00241875" w:rsidRDefault="00241875">
            <w:pPr>
              <w:jc w:val="both"/>
              <w:rPr>
                <w:rFonts w:ascii="Times New Roman" w:hAnsi="Times New Roman" w:cs="Times New Roman"/>
                <w:sz w:val="24"/>
                <w:szCs w:val="24"/>
                <w:lang w:val="uz-Cyrl-UZ"/>
              </w:rPr>
            </w:pPr>
          </w:p>
          <w:p ns2:paraId="2739790B" ns2:textId="460D9FBD" w:rsidR="005D2F44" w:rsidRPr="00241875" w:rsidRDefault="0038112A">
            <w:pPr>
              <w:jc w:val="both"/>
              <w:rPr>
                <w:rFonts w:ascii="Times New Roman" w:hAnsi="Times New Roman" w:cs="Times New Roman"/>
                <w:sz w:val="24"/>
                <w:szCs w:val="24"/>
                <w:lang w:val="uz-Cyrl-UZ"/>
              </w:rPr>
            </w:pPr>
            <w:r w:rsidRPr="002110F4">
              <w:rPr>
                <w:rFonts w:ascii="Times New Roman" w:hAnsi="Times New Roman" w:cs="Times New Roman"/>
                <w:sz w:val="24"/>
                <w:szCs w:val="24"/>
              </w:rPr>
              <w:t xml:space="preserve">3.1.5.</w:t>
            </w:r>
            <w:r w:rsidR="00241875">
              <w:rPr>
                <w:rFonts w:ascii="Times New Roman" w:hAnsi="Times New Roman" w:cs="Times New Roman"/>
                <w:sz w:val="24"/>
                <w:szCs w:val="24"/>
                <w:lang w:val="uz-Cyrl-UZ"/>
              </w:rPr>
              <w:t/>
            </w:r>
          </w:p>
          <w:p ns2:paraId="144AAF40" ns2:textId="77777777" w:rsidR="00E813B0" w:rsidRPr="002110F4" w:rsidRDefault="00E813B0">
            <w:pPr>
              <w:jc w:val="both"/>
              <w:rPr>
                <w:rFonts w:ascii="Times New Roman" w:hAnsi="Times New Roman" w:cs="Times New Roman"/>
                <w:sz w:val="24"/>
                <w:szCs w:val="24"/>
              </w:rPr>
            </w:pPr>
          </w:p>
          <w:p ns2:paraId="64813553" ns2:textId="77777777" w:rsidR="00E813B0" w:rsidRPr="002110F4" w:rsidRDefault="00E813B0">
            <w:pPr>
              <w:jc w:val="both"/>
              <w:rPr>
                <w:rFonts w:ascii="Times New Roman" w:hAnsi="Times New Roman" w:cs="Times New Roman"/>
                <w:sz w:val="24"/>
                <w:szCs w:val="24"/>
              </w:rPr>
            </w:pPr>
          </w:p>
          <w:p ns2:paraId="69F042DE" ns2:textId="77777777" w:rsidR="00E813B0" w:rsidRPr="002110F4" w:rsidRDefault="00E813B0">
            <w:pPr>
              <w:jc w:val="both"/>
              <w:rPr>
                <w:rFonts w:ascii="Times New Roman" w:hAnsi="Times New Roman" w:cs="Times New Roman"/>
                <w:sz w:val="24"/>
                <w:szCs w:val="24"/>
              </w:rPr>
            </w:pPr>
          </w:p>
          <w:p ns2:paraId="5680C0C2" ns2:textId="39BE8D5A" w:rsidR="00E813B0" w:rsidRPr="002110F4" w:rsidRDefault="00E813B0">
            <w:pPr>
              <w:jc w:val="both"/>
              <w:rPr>
                <w:rFonts w:ascii="Times New Roman" w:hAnsi="Times New Roman" w:cs="Times New Roman"/>
                <w:sz w:val="24"/>
                <w:szCs w:val="24"/>
              </w:rPr>
            </w:pPr>
          </w:p>
        </w:tc>
        <w:tc>
          <w:tcPr>
            <w:tcW w:w="9937" w:type="dxa"/>
            <w:gridSpan w:val="8"/>
            <w:shd w:val="clear" w:color="FFFFFF" w:fill="auto"/>
            <w:vAlign w:val="bottom"/>
          </w:tcPr>
          <w:p ns2:paraId="4667D855" ns2:textId="62340111" w:rsidR="005D2F44" w:rsidRPr="00241875" w:rsidRDefault="0038112A">
            <w:pPr>
              <w:jc w:val="both"/>
              <w:rPr>
                <w:rFonts w:ascii="Times New Roman" w:hAnsi="Times New Roman" w:cs="Times New Roman"/>
                <w:sz w:val="24"/>
                <w:szCs w:val="24"/>
                <w:lang w:val="uz-Cyrl-UZ"/>
              </w:rPr>
            </w:pPr>
            <w:proofErr w:type="spellStart"/>
            <w:r w:rsidRPr="002110F4">
              <w:rPr>
                <w:rFonts w:ascii="Times New Roman" w:hAnsi="Times New Roman" w:cs="Times New Roman"/>
                <w:sz w:val="24"/>
                <w:szCs w:val="24"/>
              </w:rPr>
              <w:t xml:space="preserve">Махфий ахборотни, шу жумладан Ўзбекистон Республикасининг амалдаги қонунчилиги билан қўриқланадиган банк, тижорат ва бошқа сирларни ташкил этувчи маълумотларни, шунингдек ушбу шартнома бўйича хизматлар кўрсатиш чоғида Бажарувчига маълум бўлган бошқа маълумотларни шартнома имзоланган пайтдан этиборан ва амал қилиш муддати тугаганидан кейин 5 (беш) йил давомида ошкор этмаслик;</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F66801">
              <w:rPr>
                <w:rFonts w:ascii="Times New Roman" w:hAnsi="Times New Roman" w:cs="Times New Roman"/>
                <w:sz w:val="24"/>
                <w:szCs w:val="24"/>
                <w:lang w:val="uz-Cyrl-UZ"/>
              </w:rPr>
              <w:t/>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r w:rsidR="00D43E9F">
              <w:rPr>
                <w:rFonts w:ascii="Times New Roman" w:hAnsi="Times New Roman" w:cs="Times New Roman"/>
                <w:sz w:val="24"/>
                <w:szCs w:val="24"/>
              </w:rPr>
              <w:t/>
            </w:r>
            <w:proofErr w:type="spellEnd"/>
            <w:r w:rsidR="00D43E9F">
              <w:rPr>
                <w:rFonts w:ascii="Times New Roman" w:hAnsi="Times New Roman" w:cs="Times New Roman"/>
                <w:sz w:val="24"/>
                <w:szCs w:val="24"/>
              </w:rPr>
              <w:t xml:space="preserve"/>
            </w:r>
            <w:proofErr w:type="spellStart"/>
            <w:r w:rsidR="00D43E9F">
              <w:rPr>
                <w:rFonts w:ascii="Times New Roman" w:hAnsi="Times New Roman" w:cs="Times New Roman"/>
                <w:sz w:val="24"/>
                <w:szCs w:val="24"/>
              </w:rPr>
              <w:t/>
            </w:r>
            <w:proofErr w:type="spellEnd"/>
            <w:r w:rsidR="00D43E9F">
              <w:rPr>
                <w:rFonts w:ascii="Times New Roman" w:hAnsi="Times New Roman" w:cs="Times New Roman"/>
                <w:sz w:val="24"/>
                <w:szCs w:val="24"/>
              </w:rPr>
              <w:t xml:space="preserve"/>
            </w:r>
            <w:proofErr w:type="spellStart"/>
            <w:r w:rsidR="00D43E9F">
              <w:rPr>
                <w:rFonts w:ascii="Times New Roman" w:hAnsi="Times New Roman" w:cs="Times New Roman"/>
                <w:sz w:val="24"/>
                <w:szCs w:val="24"/>
              </w:rPr>
              <w:t/>
            </w:r>
            <w:proofErr w:type="spellEnd"/>
            <w:r w:rsidR="00D43E9F">
              <w:rPr>
                <w:rFonts w:ascii="Times New Roman" w:hAnsi="Times New Roman" w:cs="Times New Roman"/>
                <w:sz w:val="24"/>
                <w:szCs w:val="24"/>
              </w:rPr>
              <w:t xml:space="preserve"/>
            </w:r>
            <w:proofErr w:type="spellStart"/>
            <w:r w:rsidR="00D43E9F">
              <w:rPr>
                <w:rFonts w:ascii="Times New Roman" w:hAnsi="Times New Roman" w:cs="Times New Roman"/>
                <w:sz w:val="24"/>
                <w:szCs w:val="24"/>
              </w:rPr>
              <w:t/>
            </w:r>
            <w:proofErr w:type="spellEnd"/>
            <w:r w:rsidR="00D43E9F">
              <w:rPr>
                <w:rFonts w:ascii="Times New Roman" w:hAnsi="Times New Roman" w:cs="Times New Roman"/>
                <w:sz w:val="24"/>
                <w:szCs w:val="24"/>
              </w:rPr>
              <w:t xml:space="preserve"/>
            </w:r>
            <w:proofErr w:type="spellStart"/>
            <w:r w:rsidR="00D43E9F">
              <w:rPr>
                <w:rFonts w:ascii="Times New Roman" w:hAnsi="Times New Roman" w:cs="Times New Roman"/>
                <w:sz w:val="24"/>
                <w:szCs w:val="24"/>
              </w:rPr>
              <w:t/>
            </w:r>
            <w:proofErr w:type="spellEnd"/>
            <w:r w:rsidR="00D43E9F">
              <w:rPr>
                <w:rFonts w:ascii="Times New Roman" w:hAnsi="Times New Roman" w:cs="Times New Roman"/>
                <w:sz w:val="24"/>
                <w:szCs w:val="24"/>
              </w:rPr>
              <w:t xml:space="preserve"/>
            </w:r>
            <w:proofErr w:type="spellStart"/>
            <w:r w:rsidR="00D43E9F">
              <w:rPr>
                <w:rFonts w:ascii="Times New Roman" w:hAnsi="Times New Roman" w:cs="Times New Roman"/>
                <w:sz w:val="24"/>
                <w:szCs w:val="24"/>
              </w:rPr>
              <w:t/>
            </w:r>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D43E9F">
              <w:rPr>
                <w:rFonts w:ascii="Times New Roman" w:hAnsi="Times New Roman" w:cs="Times New Roman"/>
                <w:sz w:val="24"/>
                <w:szCs w:val="24"/>
              </w:rPr>
              <w:t/>
            </w:r>
            <w:proofErr w:type="spellEnd"/>
            <w:r w:rsidR="00D43E9F">
              <w:rPr>
                <w:rFonts w:ascii="Times New Roman" w:hAnsi="Times New Roman" w:cs="Times New Roman"/>
                <w:sz w:val="24"/>
                <w:szCs w:val="24"/>
              </w:rPr>
              <w:t xml:space="preserve"/>
            </w:r>
            <w:r w:rsidR="00262DEB">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F66801">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F66801">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00EA34F8">
              <w:rPr>
                <w:rFonts w:ascii="Times New Roman" w:hAnsi="Times New Roman" w:cs="Times New Roman"/>
                <w:sz w:val="24"/>
                <w:szCs w:val="24"/>
              </w:rPr>
              <w:t/>
            </w:r>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F66801">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r w:rsidR="00262DEB">
              <w:rPr>
                <w:rFonts w:ascii="Times New Roman" w:hAnsi="Times New Roman" w:cs="Times New Roman"/>
                <w:sz w:val="24"/>
                <w:szCs w:val="24"/>
                <w:lang w:val="uz-Cyrl-UZ"/>
              </w:rPr>
              <w:t/>
            </w:r>
            <w:r w:rsidR="006B5DDD">
              <w:rPr>
                <w:rFonts w:ascii="Times New Roman" w:hAnsi="Times New Roman" w:cs="Times New Roman"/>
                <w:sz w:val="24"/>
                <w:szCs w:val="24"/>
                <w:lang w:val="uz-Cyrl-UZ"/>
              </w:rPr>
              <w:t xml:space="preserve"/>
            </w:r>
            <w:proofErr w:type="spellStart"/>
            <w:r w:rsidR="00436045"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proofErr w:type="spellStart"/>
            <w:r w:rsidR="00436045"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r w:rsidR="006B5DDD">
              <w:rPr>
                <w:rFonts w:ascii="Times New Roman" w:hAnsi="Times New Roman" w:cs="Times New Roman"/>
                <w:sz w:val="24"/>
                <w:szCs w:val="24"/>
                <w:lang w:val="uz-Cyrl-UZ"/>
              </w:rPr>
              <w:t/>
            </w:r>
            <w:proofErr w:type="spellStart"/>
            <w:r w:rsidR="00436045"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proofErr w:type="spellStart"/>
            <w:r w:rsidR="00436045"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proofErr w:type="spellStart"/>
            <w:r w:rsidR="00436045"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proofErr w:type="spellStart"/>
            <w:r w:rsidR="00436045"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proofErr w:type="spellStart"/>
            <w:r w:rsidR="00436045"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proofErr w:type="spellStart"/>
            <w:r w:rsidR="00436045"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proofErr w:type="spellStart"/>
            <w:r w:rsidR="00436045"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proofErr w:type="spellStart"/>
            <w:r w:rsidR="00436045"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proofErr w:type="spellStart"/>
            <w:r w:rsidR="00436045"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proofErr w:type="spellStart"/>
            <w:r w:rsidR="00436045"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proofErr w:type="spellStart"/>
            <w:r w:rsidR="00436045" w:rsidRPr="002110F4">
              <w:rPr>
                <w:rFonts w:ascii="Times New Roman" w:hAnsi="Times New Roman" w:cs="Times New Roman"/>
                <w:sz w:val="24"/>
                <w:szCs w:val="24"/>
              </w:rPr>
              <w:t/>
            </w:r>
            <w:proofErr w:type="spellEnd"/>
            <w:r w:rsidR="00436045" w:rsidRPr="002110F4">
              <w:rPr>
                <w:rFonts w:ascii="Times New Roman" w:hAnsi="Times New Roman" w:cs="Times New Roman"/>
                <w:sz w:val="24"/>
                <w:szCs w:val="24"/>
              </w:rPr>
              <w:t xml:space="preserve"/>
            </w:r>
            <w:r w:rsidR="006B5DDD">
              <w:rPr>
                <w:rFonts w:ascii="Times New Roman" w:hAnsi="Times New Roman" w:cs="Times New Roman"/>
                <w:sz w:val="24"/>
                <w:szCs w:val="24"/>
                <w:lang w:val="uz-Cyrl-UZ"/>
              </w:rPr>
              <w:t/>
            </w:r>
            <w:proofErr w:type="spellStart"/>
            <w:r w:rsidR="00436045" w:rsidRPr="002110F4">
              <w:rPr>
                <w:rFonts w:ascii="Times New Roman" w:hAnsi="Times New Roman" w:cs="Times New Roman"/>
                <w:sz w:val="24"/>
                <w:szCs w:val="24"/>
              </w:rPr>
              <w:t/>
            </w:r>
            <w:proofErr w:type="spellEnd"/>
            <w:r w:rsidR="00241875">
              <w:rPr>
                <w:rFonts w:ascii="Times New Roman" w:hAnsi="Times New Roman" w:cs="Times New Roman"/>
                <w:sz w:val="24"/>
                <w:szCs w:val="24"/>
                <w:lang w:val="uz-Cyrl-UZ"/>
              </w:rPr>
              <w:t/>
            </w:r>
          </w:p>
          <w:p ns2:paraId="7EB6CEFA" ns2:textId="66D4C239" w:rsidR="003C1856" w:rsidRPr="005E6D94" w:rsidRDefault="003C1856">
            <w:pPr>
              <w:jc w:val="both"/>
              <w:rPr>
                <w:rFonts w:ascii="Times New Roman" w:hAnsi="Times New Roman" w:cs="Times New Roman"/>
                <w:sz w:val="24"/>
                <w:szCs w:val="24"/>
                <w:lang w:val="uz-Cyrl-UZ"/>
              </w:rPr>
            </w:pPr>
            <w:r w:rsidRPr="005E6D94">
              <w:rPr>
                <w:rFonts w:ascii="Times New Roman" w:hAnsi="Times New Roman" w:cs="Times New Roman"/>
                <w:sz w:val="24"/>
                <w:szCs w:val="24"/>
                <w:lang w:val="uz-Cyrl-UZ"/>
              </w:rPr>
              <w:t xml:space="preserve">Хизматларни тақдим этиш тугагандан сўнг, Буюртмачига барча рўйхатдан ўтган/ўтмаган маълумотлар ташувчиларни ва хизматларни тақдим этишда фойдаланилган бошқа маълумотларни ўтказиш.</w:t>
            </w:r>
            <w:r w:rsidR="006B5DDD">
              <w:rPr>
                <w:rFonts w:ascii="Times New Roman" w:hAnsi="Times New Roman" w:cs="Times New Roman"/>
                <w:sz w:val="24"/>
                <w:szCs w:val="24"/>
                <w:lang w:val="uz-Cyrl-UZ"/>
              </w:rPr>
              <w:t/>
            </w:r>
            <w:r w:rsidRPr="005E6D94">
              <w:rPr>
                <w:rFonts w:ascii="Times New Roman" w:hAnsi="Times New Roman" w:cs="Times New Roman"/>
                <w:sz w:val="24"/>
                <w:szCs w:val="24"/>
                <w:lang w:val="uz-Cyrl-UZ"/>
              </w:rPr>
              <w:t xml:space="preserve"/>
            </w:r>
            <w:r w:rsidR="006B5DDD">
              <w:rPr>
                <w:rFonts w:ascii="Times New Roman" w:hAnsi="Times New Roman" w:cs="Times New Roman"/>
                <w:sz w:val="24"/>
                <w:szCs w:val="24"/>
                <w:lang w:val="uz-Cyrl-UZ"/>
              </w:rPr>
              <w:t/>
            </w:r>
            <w:r w:rsidRPr="005E6D94">
              <w:rPr>
                <w:rFonts w:ascii="Times New Roman" w:hAnsi="Times New Roman" w:cs="Times New Roman"/>
                <w:sz w:val="24"/>
                <w:szCs w:val="24"/>
                <w:lang w:val="uz-Cyrl-UZ"/>
              </w:rPr>
              <w:t/>
            </w:r>
            <w:r w:rsidR="00FC1497">
              <w:rPr>
                <w:rFonts w:ascii="Times New Roman" w:hAnsi="Times New Roman" w:cs="Times New Roman"/>
                <w:sz w:val="24"/>
                <w:szCs w:val="24"/>
                <w:lang w:val="uz-Cyrl-UZ"/>
              </w:rPr>
              <w:t/>
            </w:r>
            <w:r w:rsidRPr="005E6D94">
              <w:rPr>
                <w:rFonts w:ascii="Times New Roman" w:hAnsi="Times New Roman" w:cs="Times New Roman"/>
                <w:sz w:val="24"/>
                <w:szCs w:val="24"/>
                <w:lang w:val="uz-Cyrl-UZ"/>
              </w:rPr>
              <w:t xml:space="preserve"/>
            </w:r>
            <w:r w:rsidR="006B5DDD">
              <w:rPr>
                <w:rFonts w:ascii="Times New Roman" w:hAnsi="Times New Roman" w:cs="Times New Roman"/>
                <w:sz w:val="24"/>
                <w:szCs w:val="24"/>
                <w:lang w:val="uz-Cyrl-UZ"/>
              </w:rPr>
              <w:t/>
            </w:r>
            <w:r w:rsidRPr="005E6D94">
              <w:rPr>
                <w:rFonts w:ascii="Times New Roman" w:hAnsi="Times New Roman" w:cs="Times New Roman"/>
                <w:sz w:val="24"/>
                <w:szCs w:val="24"/>
                <w:lang w:val="uz-Cyrl-UZ"/>
              </w:rPr>
              <w:t/>
            </w:r>
            <w:r w:rsidR="006B5DDD">
              <w:rPr>
                <w:rFonts w:ascii="Times New Roman" w:hAnsi="Times New Roman" w:cs="Times New Roman"/>
                <w:sz w:val="24"/>
                <w:szCs w:val="24"/>
                <w:lang w:val="uz-Cyrl-UZ"/>
              </w:rPr>
              <w:t/>
            </w:r>
            <w:r w:rsidRPr="005E6D94">
              <w:rPr>
                <w:rFonts w:ascii="Times New Roman" w:hAnsi="Times New Roman" w:cs="Times New Roman"/>
                <w:sz w:val="24"/>
                <w:szCs w:val="24"/>
                <w:lang w:val="uz-Cyrl-UZ"/>
              </w:rPr>
              <w:t/>
            </w:r>
          </w:p>
          <w:p ns2:paraId="5680C0C3" ns2:textId="78D6B10D" w:rsidR="009B763B" w:rsidRPr="00957C12" w:rsidRDefault="009B763B" w:rsidP="00262DEB">
            <w:pPr>
              <w:pStyle w:val="20"/>
              <w:shd w:val="clear" w:color="auto" w:fill="auto"/>
              <w:tabs>
                <w:tab w:val="left" w:pos="717"/>
              </w:tabs>
              <w:spacing w:before="0" w:line="288" w:lineRule="exact"/>
              <w:rPr>
                <w:rFonts w:eastAsiaTheme="minorEastAsia"/>
                <w:sz w:val="24"/>
                <w:szCs w:val="24"/>
                <w:lang w:val="uz-Cyrl-UZ"/>
              </w:rPr>
            </w:pPr>
            <w:r w:rsidRPr="005E6D94">
              <w:rPr>
                <w:rFonts w:eastAsiaTheme="minorEastAsia"/>
                <w:sz w:val="24"/>
                <w:szCs w:val="24"/>
                <w:lang w:val="uz-Cyrl-UZ"/>
              </w:rPr>
              <w:t xml:space="preserve">Агар бажарувчи юқорида кўрсатилган махфийлик қоидаларини бузса ва ушбу қоидабузарликлар натижасида банкка моддий зарар етказиладиган бўлса, Бажарувчи зарарни ўз ҳисобидан тўлиқ компенсация қилиш; </w:t>
            </w:r>
            <w:r w:rsidR="00262DEB">
              <w:rPr>
                <w:rFonts w:eastAsiaTheme="minorEastAsia"/>
                <w:sz w:val="24"/>
                <w:szCs w:val="24"/>
                <w:lang w:val="uz-Cyrl-UZ"/>
              </w:rPr>
              <w:t/>
            </w:r>
            <w:r w:rsidR="006B5DDD">
              <w:rPr>
                <w:rFonts w:eastAsiaTheme="minorEastAsia"/>
                <w:sz w:val="24"/>
                <w:szCs w:val="24"/>
                <w:lang w:val="uz-Cyrl-UZ"/>
              </w:rPr>
              <w:t xml:space="preserve"/>
            </w:r>
            <w:r w:rsidRPr="005E6D94">
              <w:rPr>
                <w:rFonts w:eastAsiaTheme="minorEastAsia"/>
                <w:sz w:val="24"/>
                <w:szCs w:val="24"/>
                <w:lang w:val="uz-Cyrl-UZ"/>
              </w:rPr>
              <w:t/>
            </w:r>
            <w:r w:rsidR="00D43E9F">
              <w:rPr>
                <w:rFonts w:eastAsiaTheme="minorEastAsia"/>
                <w:sz w:val="24"/>
                <w:szCs w:val="24"/>
                <w:lang w:val="uz-Cyrl-UZ"/>
              </w:rPr>
              <w:t xml:space="preserve"/>
            </w:r>
            <w:r w:rsidRPr="005E6D94">
              <w:rPr>
                <w:rFonts w:eastAsiaTheme="minorEastAsia"/>
                <w:sz w:val="24"/>
                <w:szCs w:val="24"/>
                <w:lang w:val="uz-Cyrl-UZ"/>
              </w:rPr>
              <w:t/>
            </w:r>
            <w:r w:rsidR="006B5DDD">
              <w:rPr>
                <w:rFonts w:eastAsiaTheme="minorEastAsia"/>
                <w:sz w:val="24"/>
                <w:szCs w:val="24"/>
                <w:lang w:val="uz-Cyrl-UZ"/>
              </w:rPr>
              <w:t/>
            </w:r>
            <w:r w:rsidRPr="005E6D94">
              <w:rPr>
                <w:rFonts w:eastAsiaTheme="minorEastAsia"/>
                <w:sz w:val="24"/>
                <w:szCs w:val="24"/>
                <w:lang w:val="uz-Cyrl-UZ"/>
              </w:rPr>
              <w:t xml:space="preserve"/>
            </w:r>
            <w:r w:rsidR="00D43E9F">
              <w:rPr>
                <w:rFonts w:eastAsiaTheme="minorEastAsia"/>
                <w:sz w:val="24"/>
                <w:szCs w:val="24"/>
                <w:lang w:val="uz-Cyrl-UZ"/>
              </w:rPr>
              <w:t/>
            </w:r>
            <w:r w:rsidR="006B5DDD">
              <w:rPr>
                <w:rFonts w:eastAsiaTheme="minorEastAsia"/>
                <w:sz w:val="24"/>
                <w:szCs w:val="24"/>
                <w:lang w:val="uz-Cyrl-UZ"/>
              </w:rPr>
              <w:t/>
            </w:r>
            <w:r w:rsidR="00D43E9F">
              <w:rPr>
                <w:rFonts w:eastAsiaTheme="minorEastAsia"/>
                <w:sz w:val="24"/>
                <w:szCs w:val="24"/>
                <w:lang w:val="uz-Cyrl-UZ"/>
              </w:rPr>
              <w:t/>
            </w:r>
            <w:r w:rsidR="006B5DDD">
              <w:rPr>
                <w:rFonts w:eastAsiaTheme="minorEastAsia"/>
                <w:sz w:val="24"/>
                <w:szCs w:val="24"/>
                <w:lang w:val="uz-Cyrl-UZ"/>
              </w:rPr>
              <w:t xml:space="preserve"/>
            </w:r>
            <w:r w:rsidRPr="005E6D94">
              <w:rPr>
                <w:rFonts w:eastAsiaTheme="minorEastAsia"/>
                <w:sz w:val="24"/>
                <w:szCs w:val="24"/>
                <w:lang w:val="uz-Cyrl-UZ"/>
              </w:rPr>
              <w:t xml:space="preserve"/>
            </w:r>
            <w:r w:rsidR="006B5DDD">
              <w:rPr>
                <w:rFonts w:eastAsiaTheme="minorEastAsia"/>
                <w:sz w:val="24"/>
                <w:szCs w:val="24"/>
                <w:lang w:val="uz-Cyrl-UZ"/>
              </w:rPr>
              <w:t/>
            </w:r>
            <w:r w:rsidR="00241875">
              <w:rPr>
                <w:rFonts w:eastAsiaTheme="minorEastAsia"/>
                <w:sz w:val="24"/>
                <w:szCs w:val="24"/>
                <w:lang w:val="uz-Cyrl-UZ"/>
              </w:rPr>
              <w:t/>
            </w:r>
            <w:r w:rsidRPr="005E6D94">
              <w:rPr>
                <w:rFonts w:eastAsiaTheme="minorEastAsia"/>
                <w:sz w:val="24"/>
                <w:szCs w:val="24"/>
                <w:lang w:val="uz-Cyrl-UZ"/>
              </w:rPr>
              <w:t xml:space="preserve"/>
            </w:r>
          </w:p>
        </w:tc>
      </w:tr>
      <w:tr w:rsidR="005D2F44" w:rsidRPr="00E40489" ns2:paraId="5680C0C7" ns2:textId="77777777" w:rsidTr="006E37CD">
        <w:trPr>
          <w:trHeight w:val="60"/>
        </w:trPr>
        <w:tc>
          <w:tcPr>
            <w:tcW w:w="681" w:type="dxa"/>
            <w:shd w:val="clear" w:color="FFFFFF" w:fill="auto"/>
          </w:tcPr>
          <w:p ns2:paraId="5680C0C5" ns2:textId="135D55C2" w:rsidR="005D2F44" w:rsidRPr="002110F4" w:rsidRDefault="0038112A" w:rsidP="00422A16">
            <w:pPr>
              <w:jc w:val="both"/>
              <w:rPr>
                <w:rFonts w:ascii="Times New Roman" w:hAnsi="Times New Roman" w:cs="Times New Roman"/>
                <w:sz w:val="24"/>
                <w:szCs w:val="24"/>
              </w:rPr>
            </w:pPr>
            <w:r w:rsidRPr="002110F4">
              <w:rPr>
                <w:rFonts w:ascii="Times New Roman" w:hAnsi="Times New Roman" w:cs="Times New Roman"/>
                <w:sz w:val="24"/>
                <w:szCs w:val="24"/>
              </w:rPr>
              <w:t xml:space="preserve">3.1.6</w:t>
            </w:r>
          </w:p>
        </w:tc>
        <w:tc>
          <w:tcPr>
            <w:tcW w:w="9937" w:type="dxa"/>
            <w:gridSpan w:val="8"/>
            <w:shd w:val="clear" w:color="FFFFFF" w:fill="auto"/>
            <w:vAlign w:val="bottom"/>
          </w:tcPr>
          <w:p ns2:paraId="5680C0C6" ns2:textId="50571B15" w:rsidR="005D2F44" w:rsidRPr="00347B0D" w:rsidRDefault="00AA41B8" w:rsidP="00AA41B8">
            <w:pPr>
              <w:jc w:val="both"/>
              <w:rPr>
                <w:rFonts w:ascii="Times New Roman" w:hAnsi="Times New Roman" w:cs="Times New Roman"/>
                <w:sz w:val="24"/>
                <w:szCs w:val="24"/>
                <w:lang w:val="uz-Cyrl-UZ"/>
              </w:rPr>
            </w:pPr>
            <w:r>
              <w:rPr>
                <w:rFonts w:ascii="Times New Roman" w:hAnsi="Times New Roman" w:cs="Times New Roman"/>
                <w:sz w:val="24"/>
                <w:szCs w:val="24"/>
              </w:rPr>
              <w:t xml:space="preserve">Ушбу шартноманинг 2.3-бандда кўрсатилган муддатларда Далолатнома тузиш, имзолаш ва Буюртмачига тегишли тартибда тақдим этиш;</w:t>
            </w:r>
            <w:proofErr w:type="spellStart"/>
            <w:r w:rsidR="00FC1497" w:rsidRPr="002110F4">
              <w:rPr>
                <w:rFonts w:ascii="Times New Roman" w:hAnsi="Times New Roman" w:cs="Times New Roman"/>
                <w:sz w:val="24"/>
                <w:szCs w:val="24"/>
              </w:rPr>
              <w:t/>
            </w:r>
            <w:r>
              <w:rPr>
                <w:rFonts w:ascii="Times New Roman" w:hAnsi="Times New Roman" w:cs="Times New Roman"/>
                <w:sz w:val="24"/>
                <w:szCs w:val="24"/>
              </w:rPr>
              <w:t/>
            </w:r>
            <w:proofErr w:type="spellEnd"/>
            <w:r w:rsidR="00FC1497" w:rsidRPr="002110F4">
              <w:rPr>
                <w:rFonts w:ascii="Times New Roman" w:hAnsi="Times New Roman" w:cs="Times New Roman"/>
                <w:sz w:val="24"/>
                <w:szCs w:val="24"/>
              </w:rPr>
              <w:t xml:space="preserve"/>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241875">
              <w:rPr>
                <w:rFonts w:ascii="Times New Roman" w:hAnsi="Times New Roman" w:cs="Times New Roman"/>
                <w:sz w:val="24"/>
                <w:szCs w:val="24"/>
                <w:lang w:val="uz-Cyrl-UZ"/>
              </w:rPr>
              <w:t/>
            </w:r>
            <w:r w:rsidR="00347B0D">
              <w:rPr>
                <w:rFonts w:ascii="Times New Roman" w:hAnsi="Times New Roman" w:cs="Times New Roman"/>
                <w:sz w:val="24"/>
                <w:szCs w:val="24"/>
                <w:lang w:val="uz-Cyrl-UZ"/>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r>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r w:rsidR="00347B0D">
              <w:rPr>
                <w:rFonts w:ascii="Times New Roman" w:hAnsi="Times New Roman" w:cs="Times New Roman"/>
                <w:sz w:val="24"/>
                <w:szCs w:val="24"/>
                <w:lang w:val="uz-Cyrl-UZ"/>
              </w:rPr>
              <w:t/>
            </w:r>
            <w:r w:rsidR="00241875">
              <w:rPr>
                <w:rFonts w:ascii="Times New Roman" w:hAnsi="Times New Roman" w:cs="Times New Roman"/>
                <w:sz w:val="24"/>
                <w:szCs w:val="24"/>
                <w:lang w:val="uz-Cyrl-UZ"/>
              </w:rPr>
              <w:t/>
            </w:r>
          </w:p>
        </w:tc>
      </w:tr>
      <w:tr w:rsidR="005D2F44" w:rsidRPr="00E40489" ns2:paraId="5680C0CA" ns2:textId="77777777" w:rsidTr="006E37CD">
        <w:trPr>
          <w:trHeight w:val="60"/>
        </w:trPr>
        <w:tc>
          <w:tcPr>
            <w:tcW w:w="681" w:type="dxa"/>
            <w:shd w:val="clear" w:color="FFFFFF" w:fill="auto"/>
          </w:tcPr>
          <w:p ns2:paraId="5680C0C8" ns2:textId="45EE3075" w:rsidR="005D2F44" w:rsidRPr="002110F4" w:rsidRDefault="0038112A" w:rsidP="00241875">
            <w:pPr>
              <w:jc w:val="both"/>
              <w:rPr>
                <w:rFonts w:ascii="Times New Roman" w:hAnsi="Times New Roman" w:cs="Times New Roman"/>
                <w:sz w:val="24"/>
                <w:szCs w:val="24"/>
              </w:rPr>
            </w:pPr>
            <w:r w:rsidRPr="002110F4">
              <w:rPr>
                <w:rFonts w:ascii="Times New Roman" w:hAnsi="Times New Roman" w:cs="Times New Roman"/>
                <w:sz w:val="24"/>
                <w:szCs w:val="24"/>
              </w:rPr>
              <w:t xml:space="preserve">3.1.7. </w:t>
            </w:r>
            <w:r w:rsidR="003C1856" w:rsidRPr="002110F4">
              <w:rPr>
                <w:rFonts w:ascii="Times New Roman" w:hAnsi="Times New Roman" w:cs="Times New Roman"/>
                <w:sz w:val="24"/>
                <w:szCs w:val="24"/>
              </w:rPr>
              <w:t/>
            </w:r>
            <w:r w:rsidRPr="002110F4">
              <w:rPr>
                <w:rFonts w:ascii="Times New Roman" w:hAnsi="Times New Roman" w:cs="Times New Roman"/>
                <w:sz w:val="24"/>
                <w:szCs w:val="24"/>
              </w:rPr>
              <w:t xml:space="preserve"/>
            </w:r>
          </w:p>
        </w:tc>
        <w:tc>
          <w:tcPr>
            <w:tcW w:w="9937" w:type="dxa"/>
            <w:gridSpan w:val="8"/>
            <w:shd w:val="clear" w:color="FFFFFF" w:fill="auto"/>
            <w:vAlign w:val="bottom"/>
          </w:tcPr>
          <w:p ns2:paraId="5680C0C9" ns2:textId="2876DDD8" w:rsidR="005D2F44" w:rsidRPr="00241875" w:rsidRDefault="0038112A" w:rsidP="00347B0D">
            <w:pPr>
              <w:jc w:val="both"/>
              <w:rPr>
                <w:rFonts w:ascii="Times New Roman" w:hAnsi="Times New Roman" w:cs="Times New Roman"/>
                <w:sz w:val="24"/>
                <w:szCs w:val="24"/>
                <w:lang w:val="uz-Cyrl-UZ"/>
              </w:rPr>
            </w:pPr>
            <w:proofErr w:type="spellStart"/>
            <w:r w:rsidRPr="002110F4">
              <w:rPr>
                <w:rFonts w:ascii="Times New Roman" w:hAnsi="Times New Roman" w:cs="Times New Roman"/>
                <w:sz w:val="24"/>
                <w:szCs w:val="24"/>
              </w:rPr>
              <w:t xml:space="preserve">Шартнома шартларига биноан Буюртмачига етказилган зарарни (агар мавжуд бўлса) тўлиқ қоплаш;</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AA41B8">
              <w:rPr>
                <w:rFonts w:ascii="Times New Roman" w:hAnsi="Times New Roman" w:cs="Times New Roman"/>
                <w:sz w:val="24"/>
                <w:szCs w:val="24"/>
              </w:rPr>
              <w:t/>
            </w:r>
            <w:r w:rsidR="00347B0D">
              <w:rPr>
                <w:rFonts w:ascii="Times New Roman" w:hAnsi="Times New Roman" w:cs="Times New Roman"/>
                <w:sz w:val="24"/>
                <w:szCs w:val="24"/>
                <w:lang w:val="uz-Cyrl-UZ"/>
              </w:rPr>
              <w:t/>
            </w:r>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lang w:val="uz-Cyrl-UZ"/>
              </w:rPr>
              <w:t/>
            </w:r>
          </w:p>
        </w:tc>
      </w:tr>
      <w:tr w:rsidR="00DF2A57" w:rsidRPr="00DF2A57" ns2:paraId="5680C0CD" ns2:textId="77777777" w:rsidTr="006E37CD">
        <w:trPr>
          <w:trHeight w:val="60"/>
        </w:trPr>
        <w:tc>
          <w:tcPr>
            <w:tcW w:w="681" w:type="dxa"/>
            <w:shd w:val="clear" w:color="FFFFFF" w:fill="auto"/>
          </w:tcPr>
          <w:p ns2:paraId="60E6DAE2" ns2:textId="06653819" w:rsidR="003E5A6A" w:rsidRPr="00DF2A57" w:rsidRDefault="003E5A6A">
            <w:pPr>
              <w:jc w:val="both"/>
              <w:rPr>
                <w:ins w:id="6" w:author="Davron Yakubov" w:date="2024-01-14T11:01:00Z"/>
                <w:rFonts w:ascii="Times New Roman" w:hAnsi="Times New Roman" w:cs="Times New Roman"/>
                <w:sz w:val="24"/>
                <w:szCs w:val="24"/>
                <w:lang w:val="uz-Cyrl-UZ"/>
              </w:rPr>
            </w:pPr>
            <w:ins w:id="7" w:author="Davron Yakubov" w:date="2024-01-14T10:58:00Z">
              <w:r w:rsidRPr="00DF2A57">
                <w:rPr>
                  <w:rFonts w:ascii="Times New Roman" w:hAnsi="Times New Roman" w:cs="Times New Roman"/>
                  <w:sz w:val="24"/>
                  <w:szCs w:val="24"/>
                </w:rPr>
                <w:t>3</w:t>
              </w:r>
              <w:r w:rsidRPr="00DF2A57">
                <w:rPr>
                  <w:rFonts w:ascii="Times New Roman" w:hAnsi="Times New Roman" w:cs="Times New Roman"/>
                  <w:sz w:val="24"/>
                  <w:szCs w:val="24"/>
                  <w:lang w:val="uz-Cyrl-UZ"/>
                </w:rPr>
                <w:t>.1.</w:t>
              </w:r>
            </w:ins>
            <w:ins w:id="8" w:author="Davron Yakubov" w:date="2024-01-14T11:14:00Z">
              <w:r w:rsidR="007356BA" w:rsidRPr="00DF2A57">
                <w:rPr>
                  <w:rFonts w:ascii="Times New Roman" w:hAnsi="Times New Roman" w:cs="Times New Roman"/>
                  <w:sz w:val="24"/>
                  <w:szCs w:val="24"/>
                  <w:lang w:val="uz-Cyrl-UZ"/>
                </w:rPr>
                <w:t>8</w:t>
              </w:r>
            </w:ins>
            <w:ins w:id="9" w:author="Davron Yakubov" w:date="2024-01-14T10:58:00Z">
              <w:r w:rsidRPr="00DF2A57">
                <w:rPr>
                  <w:rFonts w:ascii="Times New Roman" w:hAnsi="Times New Roman" w:cs="Times New Roman"/>
                  <w:sz w:val="24"/>
                  <w:szCs w:val="24"/>
                  <w:lang w:val="uz-Cyrl-UZ"/>
                </w:rPr>
                <w:t>.</w:t>
              </w:r>
            </w:ins>
          </w:p>
          <w:p ns2:paraId="550A9220" ns2:textId="63C015A4" w:rsidR="007356BA" w:rsidRPr="00DF2A57" w:rsidRDefault="007356BA" w:rsidP="007356BA">
            <w:pPr>
              <w:jc w:val="both"/>
              <w:rPr>
                <w:ins w:id="10" w:author="Davron Yakubov" w:date="2024-01-14T11:14:00Z"/>
                <w:rFonts w:ascii="Times New Roman" w:hAnsi="Times New Roman" w:cs="Times New Roman"/>
                <w:sz w:val="24"/>
                <w:szCs w:val="24"/>
                <w:lang w:val="uz-Cyrl-UZ"/>
              </w:rPr>
            </w:pPr>
            <w:ins w:id="11" w:author="Davron Yakubov" w:date="2024-01-14T11:14:00Z">
              <w:r w:rsidRPr="00DF2A57">
                <w:rPr>
                  <w:rFonts w:ascii="Times New Roman" w:hAnsi="Times New Roman" w:cs="Times New Roman"/>
                  <w:sz w:val="24"/>
                  <w:szCs w:val="24"/>
                </w:rPr>
                <w:t>3</w:t>
              </w:r>
              <w:r w:rsidRPr="00DF2A57">
                <w:rPr>
                  <w:rFonts w:ascii="Times New Roman" w:hAnsi="Times New Roman" w:cs="Times New Roman"/>
                  <w:sz w:val="24"/>
                  <w:szCs w:val="24"/>
                  <w:lang w:val="uz-Cyrl-UZ"/>
                </w:rPr>
                <w:t>.1.9.</w:t>
              </w:r>
            </w:ins>
          </w:p>
          <w:p ns2:paraId="29ED12D7" ns2:textId="77777777" w:rsidR="00957C12" w:rsidRPr="00DF2A57" w:rsidRDefault="00957C12">
            <w:pPr>
              <w:jc w:val="both"/>
              <w:rPr>
                <w:rFonts w:ascii="Times New Roman" w:hAnsi="Times New Roman" w:cs="Times New Roman"/>
                <w:sz w:val="24"/>
                <w:szCs w:val="24"/>
              </w:rPr>
            </w:pPr>
          </w:p>
          <w:p ns2:paraId="5680C0CB" ns2:textId="499FB61A" w:rsidR="00B35E64" w:rsidRPr="00DF2A57" w:rsidRDefault="007356BA" w:rsidP="006344ED">
            <w:pPr>
              <w:jc w:val="both"/>
              <w:rPr>
                <w:rFonts w:ascii="Times New Roman" w:hAnsi="Times New Roman" w:cs="Times New Roman"/>
                <w:sz w:val="24"/>
                <w:szCs w:val="24"/>
              </w:rPr>
            </w:pPr>
            <w:ins w:id="12" w:author="Davron Yakubov" w:date="2024-01-14T11:14:00Z">
              <w:r w:rsidRPr="00DF2A57">
                <w:rPr>
                  <w:rFonts w:ascii="Times New Roman" w:hAnsi="Times New Roman" w:cs="Times New Roman"/>
                  <w:sz w:val="24"/>
                  <w:szCs w:val="24"/>
                </w:rPr>
                <w:t>3</w:t>
              </w:r>
              <w:r w:rsidRPr="00DF2A57">
                <w:rPr>
                  <w:rFonts w:ascii="Times New Roman" w:hAnsi="Times New Roman" w:cs="Times New Roman"/>
                  <w:sz w:val="24"/>
                  <w:szCs w:val="24"/>
                  <w:lang w:val="uz-Cyrl-UZ"/>
                </w:rPr>
                <w:t>.1.10</w:t>
              </w:r>
            </w:ins>
            <w:r w:rsidR="00CB32DD">
              <w:rPr>
                <w:rFonts w:ascii="Times New Roman" w:hAnsi="Times New Roman" w:cs="Times New Roman"/>
                <w:sz w:val="24"/>
                <w:szCs w:val="24"/>
                <w:lang w:val="uz-Cyrl-UZ"/>
              </w:rPr>
              <w:t xml:space="preserve">.</w:t>
            </w:r>
          </w:p>
        </w:tc>
        <w:tc>
          <w:tcPr>
            <w:tcW w:w="9937" w:type="dxa"/>
            <w:gridSpan w:val="8"/>
            <w:shd w:val="clear" w:color="FFFFFF" w:fill="auto"/>
            <w:vAlign w:val="bottom"/>
          </w:tcPr>
          <w:p ns2:paraId="26E392C9" ns2:textId="6521CCAB" w:rsidR="005D2F44" w:rsidRPr="00DF2A57" w:rsidRDefault="00241875">
            <w:pPr>
              <w:jc w:val="both"/>
              <w:rPr>
                <w:ins w:id="13" w:author="Davron Yakubov" w:date="2024-01-14T10:57:00Z"/>
                <w:rFonts w:ascii="Times New Roman" w:hAnsi="Times New Roman" w:cs="Times New Roman"/>
                <w:sz w:val="24"/>
                <w:szCs w:val="24"/>
                <w:lang w:val="uz-Cyrl-UZ"/>
              </w:rPr>
            </w:pPr>
            <w:r w:rsidRPr="00DF2A57">
              <w:rPr>
                <w:rFonts w:ascii="Times New Roman" w:hAnsi="Times New Roman" w:cs="Times New Roman"/>
                <w:sz w:val="24"/>
                <w:szCs w:val="24"/>
              </w:rPr>
              <w:t xml:space="preserve">Ушбу Шартномада назарда тутилган бошқа мажбуриятларни бажариш;</w:t>
            </w:r>
            <w:r w:rsidRPr="00DF2A57">
              <w:rPr>
                <w:rFonts w:ascii="Times New Roman" w:hAnsi="Times New Roman" w:cs="Times New Roman"/>
                <w:sz w:val="24"/>
                <w:szCs w:val="24"/>
                <w:lang w:val="uz-Cyrl-UZ"/>
              </w:rPr>
              <w:t/>
            </w:r>
            <w:proofErr w:type="spellStart"/>
            <w:r w:rsidR="0038112A" w:rsidRPr="00DF2A57">
              <w:rPr>
                <w:rFonts w:ascii="Times New Roman" w:hAnsi="Times New Roman" w:cs="Times New Roman"/>
                <w:sz w:val="24"/>
                <w:szCs w:val="24"/>
              </w:rPr>
              <w:t/>
            </w:r>
            <w:proofErr w:type="spellEnd"/>
            <w:r w:rsidR="0038112A" w:rsidRPr="00DF2A57">
              <w:rPr>
                <w:rFonts w:ascii="Times New Roman" w:hAnsi="Times New Roman" w:cs="Times New Roman"/>
                <w:sz w:val="24"/>
                <w:szCs w:val="24"/>
              </w:rPr>
              <w:t xml:space="preserve"/>
            </w:r>
            <w:proofErr w:type="spellStart"/>
            <w:r w:rsidR="0038112A" w:rsidRPr="00DF2A57">
              <w:rPr>
                <w:rFonts w:ascii="Times New Roman" w:hAnsi="Times New Roman" w:cs="Times New Roman"/>
                <w:sz w:val="24"/>
                <w:szCs w:val="24"/>
              </w:rPr>
              <w:t/>
            </w:r>
            <w:proofErr w:type="spellEnd"/>
            <w:r w:rsidR="0038112A" w:rsidRPr="00DF2A57">
              <w:rPr>
                <w:rFonts w:ascii="Times New Roman" w:hAnsi="Times New Roman" w:cs="Times New Roman"/>
                <w:sz w:val="24"/>
                <w:szCs w:val="24"/>
              </w:rPr>
              <w:t xml:space="preserve"/>
            </w:r>
            <w:proofErr w:type="spellStart"/>
            <w:r w:rsidR="0038112A" w:rsidRPr="00DF2A57">
              <w:rPr>
                <w:rFonts w:ascii="Times New Roman" w:hAnsi="Times New Roman" w:cs="Times New Roman"/>
                <w:sz w:val="24"/>
                <w:szCs w:val="24"/>
              </w:rPr>
              <w:t/>
            </w:r>
            <w:proofErr w:type="spellEnd"/>
            <w:r w:rsidR="0038112A" w:rsidRPr="00DF2A57">
              <w:rPr>
                <w:rFonts w:ascii="Times New Roman" w:hAnsi="Times New Roman" w:cs="Times New Roman"/>
                <w:sz w:val="24"/>
                <w:szCs w:val="24"/>
              </w:rPr>
              <w:t xml:space="preserve"/>
            </w:r>
            <w:proofErr w:type="spellStart"/>
            <w:r w:rsidR="0038112A" w:rsidRPr="00DF2A57">
              <w:rPr>
                <w:rFonts w:ascii="Times New Roman" w:hAnsi="Times New Roman" w:cs="Times New Roman"/>
                <w:sz w:val="24"/>
                <w:szCs w:val="24"/>
              </w:rPr>
              <w:t/>
            </w:r>
            <w:proofErr w:type="spellEnd"/>
            <w:r w:rsidR="0038112A" w:rsidRPr="00DF2A57">
              <w:rPr>
                <w:rFonts w:ascii="Times New Roman" w:hAnsi="Times New Roman" w:cs="Times New Roman"/>
                <w:sz w:val="24"/>
                <w:szCs w:val="24"/>
              </w:rPr>
              <w:t xml:space="preserve"/>
            </w:r>
            <w:proofErr w:type="spellStart"/>
            <w:r w:rsidR="0038112A" w:rsidRPr="00DF2A57">
              <w:rPr>
                <w:rFonts w:ascii="Times New Roman" w:hAnsi="Times New Roman" w:cs="Times New Roman"/>
                <w:sz w:val="24"/>
                <w:szCs w:val="24"/>
              </w:rPr>
              <w:t/>
            </w:r>
            <w:proofErr w:type="spellEnd"/>
            <w:r w:rsidR="0038112A" w:rsidRPr="00DF2A57">
              <w:rPr>
                <w:rFonts w:ascii="Times New Roman" w:hAnsi="Times New Roman" w:cs="Times New Roman"/>
                <w:sz w:val="24"/>
                <w:szCs w:val="24"/>
              </w:rPr>
              <w:t xml:space="preserve"/>
            </w:r>
            <w:proofErr w:type="spellStart"/>
            <w:r w:rsidR="0038112A" w:rsidRPr="00DF2A57">
              <w:rPr>
                <w:rFonts w:ascii="Times New Roman" w:hAnsi="Times New Roman" w:cs="Times New Roman"/>
                <w:sz w:val="24"/>
                <w:szCs w:val="24"/>
              </w:rPr>
              <w:t/>
            </w:r>
            <w:proofErr w:type="spellEnd"/>
            <w:r w:rsidRPr="00DF2A57">
              <w:rPr>
                <w:rFonts w:ascii="Times New Roman" w:hAnsi="Times New Roman" w:cs="Times New Roman"/>
                <w:sz w:val="24"/>
                <w:szCs w:val="24"/>
                <w:lang w:val="uz-Cyrl-UZ"/>
              </w:rPr>
              <w:t/>
            </w:r>
          </w:p>
          <w:p ns2:paraId="3A33ACD1" ns2:textId="1F96FE89" w:rsidR="00B35E64" w:rsidRPr="00DF2A57" w:rsidRDefault="00AA41B8" w:rsidP="00B35E64">
            <w:pPr>
              <w:jc w:val="both"/>
              <w:rPr>
                <w:ins w:id="14" w:author="Davron Yakubov" w:date="2024-01-14T11:00:00Z"/>
                <w:rFonts w:ascii="Times New Roman" w:hAnsi="Times New Roman" w:cs="Times New Roman"/>
                <w:sz w:val="24"/>
                <w:szCs w:val="24"/>
                <w:lang w:val="uz-Cyrl-UZ"/>
              </w:rPr>
            </w:pPr>
            <w:r w:rsidRPr="00DF2A57">
              <w:rPr>
                <w:rFonts w:ascii="Times New Roman" w:hAnsi="Times New Roman" w:cs="Times New Roman"/>
                <w:sz w:val="24"/>
                <w:szCs w:val="24"/>
                <w:lang w:val="uz-Cyrl-UZ"/>
              </w:rPr>
              <w:t xml:space="preserve">Бош банк ва филлиал рахбари томонидан бдорлик;</w:t>
            </w:r>
            <w:ins w:id="15" w:author="Davron Yakubov" w:date="2024-01-14T11:00:00Z">
              <w:r w:rsidR="00B35E64" w:rsidRPr="00DF2A57">
                <w:rPr>
                  <w:rFonts w:ascii="Times New Roman" w:hAnsi="Times New Roman" w:cs="Times New Roman"/>
                  <w:sz w:val="24"/>
                  <w:szCs w:val="24"/>
                  <w:lang w:val="uz-Cyrl-UZ"/>
                </w:rPr>
                <w:t>ириктирилган муддати ўтган кредит қарз</w:t>
              </w:r>
            </w:ins>
            <w:r w:rsidRPr="00DF2A57">
              <w:rPr>
                <w:rFonts w:ascii="Times New Roman" w:hAnsi="Times New Roman" w:cs="Times New Roman"/>
                <w:sz w:val="24"/>
                <w:szCs w:val="24"/>
                <w:lang w:val="uz-Cyrl-UZ"/>
              </w:rPr>
              <w:t/>
            </w:r>
            <w:ins w:id="16" w:author="Davron Yakubov" w:date="2024-01-14T11:00:00Z">
              <w:r w:rsidR="00B35E64" w:rsidRPr="00DF2A57">
                <w:rPr>
                  <w:rFonts w:ascii="Times New Roman" w:hAnsi="Times New Roman" w:cs="Times New Roman"/>
                  <w:sz w:val="24"/>
                  <w:szCs w:val="24"/>
                  <w:lang w:val="uz-Cyrl-UZ"/>
                </w:rPr>
                <w:t>ларни ундириш</w:t>
              </w:r>
            </w:ins>
            <w:r w:rsidR="00241875" w:rsidRPr="00DF2A57">
              <w:rPr>
                <w:rFonts w:ascii="Times New Roman" w:hAnsi="Times New Roman" w:cs="Times New Roman"/>
                <w:sz w:val="24"/>
                <w:szCs w:val="24"/>
                <w:lang w:val="uz-Cyrl-UZ"/>
              </w:rPr>
              <w:t/>
            </w:r>
          </w:p>
          <w:p ns2:paraId="1081D89D" ns2:textId="04515497" w:rsidR="00B35E64" w:rsidRPr="00DF2A57" w:rsidRDefault="00AA41B8" w:rsidP="00B35E64">
            <w:pPr>
              <w:jc w:val="both"/>
              <w:rPr>
                <w:ins w:id="17" w:author="Davron Yakubov" w:date="2024-01-14T11:02:00Z"/>
                <w:rFonts w:ascii="Times New Roman" w:hAnsi="Times New Roman" w:cs="Times New Roman"/>
                <w:sz w:val="24"/>
                <w:szCs w:val="24"/>
                <w:lang w:val="uz-Cyrl-UZ"/>
              </w:rPr>
            </w:pPr>
            <w:r w:rsidRPr="00DF2A57">
              <w:rPr>
                <w:rFonts w:ascii="Times New Roman" w:hAnsi="Times New Roman" w:cs="Times New Roman"/>
                <w:sz w:val="24"/>
                <w:szCs w:val="24"/>
                <w:lang w:val="uz-Cyrl-UZ"/>
              </w:rPr>
              <w:t xml:space="preserve">Банк ривожи учун Банкка Мижозжалб қилиш.</w:t>
            </w:r>
            <w:r w:rsidR="00347B0D" w:rsidRPr="00DF2A57">
              <w:rPr>
                <w:rFonts w:ascii="Times New Roman" w:hAnsi="Times New Roman" w:cs="Times New Roman"/>
                <w:sz w:val="24"/>
                <w:szCs w:val="24"/>
                <w:lang w:val="uz-Cyrl-UZ"/>
              </w:rPr>
              <w:t xml:space="preserve"/>
            </w:r>
            <w:ins w:id="18" w:author="Davron Yakubov" w:date="2024-01-14T11:02:00Z">
              <w:r w:rsidR="00B35E64" w:rsidRPr="00DF2A57">
                <w:rPr>
                  <w:rFonts w:ascii="Times New Roman" w:hAnsi="Times New Roman" w:cs="Times New Roman"/>
                  <w:sz w:val="24"/>
                  <w:szCs w:val="24"/>
                  <w:lang w:val="uz-Cyrl-UZ"/>
                </w:rPr>
                <w:t xml:space="preserve">Депозитлар ва </w:t>
              </w:r>
            </w:ins>
            <w:r w:rsidR="00241875" w:rsidRPr="00DF2A57">
              <w:rPr>
                <w:rFonts w:ascii="Times New Roman" w:hAnsi="Times New Roman" w:cs="Times New Roman"/>
                <w:sz w:val="24"/>
                <w:szCs w:val="24"/>
                <w:lang w:val="uz-Cyrl-UZ"/>
              </w:rPr>
              <w:t/>
            </w:r>
            <w:ins w:id="19" w:author="Davron Yakubov" w:date="2024-01-14T11:02:00Z">
              <w:r w:rsidR="00B35E64" w:rsidRPr="00DF2A57">
                <w:rPr>
                  <w:rFonts w:ascii="Times New Roman" w:hAnsi="Times New Roman" w:cs="Times New Roman"/>
                  <w:sz w:val="24"/>
                  <w:szCs w:val="24"/>
                  <w:lang w:val="uz-Cyrl-UZ"/>
                </w:rPr>
                <w:t xml:space="preserve">лар </w:t>
              </w:r>
            </w:ins>
            <w:r w:rsidR="00347B0D" w:rsidRPr="00DF2A57">
              <w:rPr>
                <w:rFonts w:ascii="Times New Roman" w:hAnsi="Times New Roman" w:cs="Times New Roman"/>
                <w:sz w:val="24"/>
                <w:szCs w:val="24"/>
                <w:lang w:val="uz-Cyrl-UZ"/>
              </w:rPr>
              <w:t/>
            </w:r>
            <w:r w:rsidR="00241875" w:rsidRPr="00DF2A57">
              <w:rPr>
                <w:rFonts w:ascii="Times New Roman" w:hAnsi="Times New Roman" w:cs="Times New Roman"/>
                <w:sz w:val="24"/>
                <w:szCs w:val="24"/>
                <w:lang w:val="uz-Cyrl-UZ"/>
              </w:rPr>
              <w:t/>
            </w:r>
          </w:p>
          <w:p ns2:paraId="5680C0CC" ns2:textId="0AFB229F" w:rsidR="00B35E64" w:rsidRPr="00DF2A57" w:rsidRDefault="00B35E64" w:rsidP="00C204CC">
            <w:pPr>
              <w:jc w:val="both"/>
              <w:rPr>
                <w:rFonts w:ascii="Times New Roman" w:hAnsi="Times New Roman" w:cs="Times New Roman"/>
                <w:sz w:val="24"/>
                <w:szCs w:val="24"/>
              </w:rPr>
            </w:pPr>
          </w:p>
        </w:tc>
      </w:tr>
      <w:tr w:rsidR="005D2F44" w:rsidRPr="00E40489" ns2:paraId="5680C0D0" ns2:textId="77777777" w:rsidTr="006E37CD">
        <w:trPr>
          <w:trHeight w:val="60"/>
        </w:trPr>
        <w:tc>
          <w:tcPr>
            <w:tcW w:w="681" w:type="dxa"/>
            <w:shd w:val="clear" w:color="FFFFFF" w:fill="auto"/>
          </w:tcPr>
          <w:p ns2:paraId="5680C0CE" ns2:textId="77777777" w:rsidR="005D2F44" w:rsidRPr="002110F4" w:rsidRDefault="0038112A">
            <w:pPr>
              <w:jc w:val="both"/>
              <w:rPr>
                <w:rFonts w:ascii="Times New Roman" w:hAnsi="Times New Roman" w:cs="Times New Roman"/>
                <w:b/>
                <w:sz w:val="24"/>
                <w:szCs w:val="24"/>
              </w:rPr>
            </w:pPr>
            <w:r w:rsidRPr="002110F4">
              <w:rPr>
                <w:rFonts w:ascii="Times New Roman" w:hAnsi="Times New Roman" w:cs="Times New Roman"/>
                <w:b/>
                <w:sz w:val="24"/>
                <w:szCs w:val="24"/>
              </w:rPr>
              <w:t xml:space="preserve">3.2.</w:t>
            </w:r>
          </w:p>
        </w:tc>
        <w:tc>
          <w:tcPr>
            <w:tcW w:w="9937" w:type="dxa"/>
            <w:gridSpan w:val="8"/>
            <w:shd w:val="clear" w:color="FFFFFF" w:fill="auto"/>
            <w:vAlign w:val="bottom"/>
          </w:tcPr>
          <w:p ns2:paraId="5680C0CF" ns2:textId="14402F1C" w:rsidR="005D2F44" w:rsidRPr="002110F4" w:rsidRDefault="00E552E1" w:rsidP="00E552E1">
            <w:pPr>
              <w:jc w:val="both"/>
              <w:rPr>
                <w:rFonts w:ascii="Times New Roman" w:hAnsi="Times New Roman" w:cs="Times New Roman"/>
                <w:b/>
                <w:sz w:val="24"/>
                <w:szCs w:val="24"/>
              </w:rPr>
            </w:pPr>
            <w:r>
              <w:rPr>
                <w:rFonts w:ascii="Times New Roman" w:hAnsi="Times New Roman" w:cs="Times New Roman"/>
                <w:b/>
                <w:sz w:val="24"/>
                <w:szCs w:val="24"/>
                <w:lang w:val="uz-Cyrl-UZ"/>
              </w:rPr>
              <w:t xml:space="preserve">Бажарувчининг ҳуқуқлари:</w:t>
            </w:r>
            <w:r w:rsidR="0038112A" w:rsidRPr="002110F4">
              <w:rPr>
                <w:rFonts w:ascii="Times New Roman" w:hAnsi="Times New Roman" w:cs="Times New Roman"/>
                <w:b/>
                <w:sz w:val="24"/>
                <w:szCs w:val="24"/>
              </w:rPr>
              <w:t/>
            </w:r>
          </w:p>
        </w:tc>
      </w:tr>
      <w:tr w:rsidR="005D2F44" w:rsidRPr="00E40489" ns2:paraId="5680C0D3" ns2:textId="77777777" w:rsidTr="006E37CD">
        <w:trPr>
          <w:trHeight w:val="60"/>
        </w:trPr>
        <w:tc>
          <w:tcPr>
            <w:tcW w:w="681" w:type="dxa"/>
            <w:shd w:val="clear" w:color="FFFFFF" w:fill="auto"/>
          </w:tcPr>
          <w:p ns2:paraId="5680C0D1"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3.2.1.</w:t>
            </w:r>
          </w:p>
        </w:tc>
        <w:tc>
          <w:tcPr>
            <w:tcW w:w="9937" w:type="dxa"/>
            <w:gridSpan w:val="8"/>
            <w:shd w:val="clear" w:color="FFFFFF" w:fill="auto"/>
            <w:vAlign w:val="bottom"/>
          </w:tcPr>
          <w:p ns2:paraId="5680C0D2" ns2:textId="15ECFDF3" w:rsidR="005D2F44" w:rsidRPr="00241875" w:rsidRDefault="001B30DB" w:rsidP="00E552E1">
            <w:pPr>
              <w:jc w:val="both"/>
              <w:rPr>
                <w:rFonts w:ascii="Times New Roman" w:hAnsi="Times New Roman" w:cs="Times New Roman"/>
                <w:sz w:val="24"/>
                <w:szCs w:val="24"/>
                <w:lang w:val="uz-Cyrl-UZ"/>
              </w:rPr>
            </w:pPr>
            <w:proofErr w:type="spellStart"/>
            <w:r>
              <w:rPr>
                <w:rFonts w:ascii="Times New Roman" w:hAnsi="Times New Roman" w:cs="Times New Roman"/>
                <w:sz w:val="24"/>
                <w:szCs w:val="24"/>
              </w:rPr>
              <w:t xml:space="preserve">Буюртмачидан ушбу Шартнома шартларига мувофиқ кўрсатилган хизматлар учун тўловни талаб қилиш.</w:t>
            </w:r>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r w:rsidR="00241875">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lang w:val="uz-Cyrl-UZ"/>
              </w:rPr>
              <w:t/>
            </w:r>
          </w:p>
        </w:tc>
      </w:tr>
      <w:tr w:rsidR="005D2F44" w:rsidRPr="00E40489" ns2:paraId="5680C0D6" ns2:textId="77777777" w:rsidTr="006E37CD">
        <w:trPr>
          <w:trHeight w:val="60"/>
        </w:trPr>
        <w:tc>
          <w:tcPr>
            <w:tcW w:w="681" w:type="dxa"/>
            <w:shd w:val="clear" w:color="FFFFFF" w:fill="auto"/>
          </w:tcPr>
          <w:p ns2:paraId="5680C0D4" ns2:textId="77777777" w:rsidR="005D2F44" w:rsidRPr="002110F4" w:rsidRDefault="0038112A">
            <w:pPr>
              <w:jc w:val="both"/>
              <w:rPr>
                <w:rFonts w:ascii="Times New Roman" w:hAnsi="Times New Roman" w:cs="Times New Roman"/>
                <w:b/>
                <w:sz w:val="24"/>
                <w:szCs w:val="24"/>
              </w:rPr>
            </w:pPr>
            <w:r w:rsidRPr="002110F4">
              <w:rPr>
                <w:rFonts w:ascii="Times New Roman" w:hAnsi="Times New Roman" w:cs="Times New Roman"/>
                <w:b/>
                <w:sz w:val="24"/>
                <w:szCs w:val="24"/>
              </w:rPr>
              <w:t xml:space="preserve">3.3.</w:t>
            </w:r>
          </w:p>
        </w:tc>
        <w:tc>
          <w:tcPr>
            <w:tcW w:w="9937" w:type="dxa"/>
            <w:gridSpan w:val="8"/>
            <w:shd w:val="clear" w:color="FFFFFF" w:fill="auto"/>
            <w:vAlign w:val="bottom"/>
          </w:tcPr>
          <w:p ns2:paraId="5680C0D5" ns2:textId="7FA1D44F" w:rsidR="005D2F44" w:rsidRPr="002110F4" w:rsidRDefault="00E552E1" w:rsidP="00E552E1">
            <w:pPr>
              <w:jc w:val="both"/>
              <w:rPr>
                <w:rFonts w:ascii="Times New Roman" w:hAnsi="Times New Roman" w:cs="Times New Roman"/>
                <w:b/>
                <w:sz w:val="24"/>
                <w:szCs w:val="24"/>
              </w:rPr>
            </w:pPr>
            <w:r>
              <w:rPr>
                <w:rFonts w:ascii="Times New Roman" w:hAnsi="Times New Roman" w:cs="Times New Roman"/>
                <w:b/>
                <w:sz w:val="24"/>
                <w:szCs w:val="24"/>
                <w:lang w:val="uz-Cyrl-UZ"/>
              </w:rPr>
              <w:t xml:space="preserve">Буюртмачининг ҳуқуқлари:</w:t>
            </w:r>
            <w:proofErr w:type="spellStart"/>
            <w:r w:rsidR="0038112A" w:rsidRPr="002110F4">
              <w:rPr>
                <w:rFonts w:ascii="Times New Roman" w:hAnsi="Times New Roman" w:cs="Times New Roman"/>
                <w:b/>
                <w:sz w:val="24"/>
                <w:szCs w:val="24"/>
              </w:rPr>
              <w:t/>
            </w:r>
            <w:proofErr w:type="spellEnd"/>
            <w:r>
              <w:rPr>
                <w:rFonts w:ascii="Times New Roman" w:hAnsi="Times New Roman" w:cs="Times New Roman"/>
                <w:b/>
                <w:sz w:val="24"/>
                <w:szCs w:val="24"/>
                <w:lang w:val="uz-Cyrl-UZ"/>
              </w:rPr>
              <w:t/>
            </w:r>
            <w:r w:rsidR="0038112A" w:rsidRPr="002110F4">
              <w:rPr>
                <w:rFonts w:ascii="Times New Roman" w:hAnsi="Times New Roman" w:cs="Times New Roman"/>
                <w:b/>
                <w:sz w:val="24"/>
                <w:szCs w:val="24"/>
              </w:rPr>
              <w:t/>
            </w:r>
          </w:p>
        </w:tc>
      </w:tr>
      <w:tr w:rsidR="005D2F44" w:rsidRPr="00E40489" ns2:paraId="5680C0D9" ns2:textId="77777777" w:rsidTr="006E37CD">
        <w:trPr>
          <w:trHeight w:val="60"/>
        </w:trPr>
        <w:tc>
          <w:tcPr>
            <w:tcW w:w="681" w:type="dxa"/>
            <w:shd w:val="clear" w:color="FFFFFF" w:fill="auto"/>
          </w:tcPr>
          <w:p ns2:paraId="5680C0D7"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3.3.1.</w:t>
            </w:r>
          </w:p>
        </w:tc>
        <w:tc>
          <w:tcPr>
            <w:tcW w:w="9937" w:type="dxa"/>
            <w:gridSpan w:val="8"/>
            <w:shd w:val="clear" w:color="FFFFFF" w:fill="auto"/>
            <w:vAlign w:val="bottom"/>
          </w:tcPr>
          <w:p ns2:paraId="5680C0D8" ns2:textId="2205801E" w:rsidR="005D2F44" w:rsidRPr="00241875" w:rsidRDefault="00075EAE" w:rsidP="00075EAE">
            <w:pPr>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Бажарувчидан хизматларни тўғри тақдим этишни ва ушбу Шартнома шартларида назарда тутилган мажбуриятларни бажаришни талаб қилиш;</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lang w:val="uz-Cyrl-UZ"/>
              </w:rPr>
              <w:t/>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r w:rsidR="00241875">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lang w:val="uz-Cyrl-UZ"/>
              </w:rPr>
              <w:t/>
            </w:r>
          </w:p>
        </w:tc>
      </w:tr>
      <w:tr w:rsidR="005D2F44" w:rsidRPr="00E40489" ns2:paraId="5680C0DC" ns2:textId="77777777" w:rsidTr="006E37CD">
        <w:trPr>
          <w:trHeight w:val="60"/>
        </w:trPr>
        <w:tc>
          <w:tcPr>
            <w:tcW w:w="681" w:type="dxa"/>
            <w:shd w:val="clear" w:color="FFFFFF" w:fill="auto"/>
          </w:tcPr>
          <w:p ns2:paraId="5680C0DA"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3.3.2.</w:t>
            </w:r>
          </w:p>
        </w:tc>
        <w:tc>
          <w:tcPr>
            <w:tcW w:w="9937" w:type="dxa"/>
            <w:gridSpan w:val="8"/>
            <w:shd w:val="clear" w:color="FFFFFF" w:fill="auto"/>
            <w:vAlign w:val="bottom"/>
          </w:tcPr>
          <w:p ns2:paraId="5680C0DB" ns2:textId="028528BB" w:rsidR="005D2F44" w:rsidRPr="00241875" w:rsidRDefault="0038112A" w:rsidP="00075EAE">
            <w:pPr>
              <w:jc w:val="both"/>
              <w:rPr>
                <w:rFonts w:ascii="Times New Roman" w:hAnsi="Times New Roman" w:cs="Times New Roman"/>
                <w:sz w:val="24"/>
                <w:szCs w:val="24"/>
                <w:lang w:val="uz-Cyrl-UZ"/>
              </w:rPr>
            </w:pPr>
            <w:proofErr w:type="spellStart"/>
            <w:r w:rsidRPr="002110F4">
              <w:rPr>
                <w:rFonts w:ascii="Times New Roman" w:hAnsi="Times New Roman" w:cs="Times New Roman"/>
                <w:sz w:val="24"/>
                <w:szCs w:val="24"/>
              </w:rPr>
              <w:t xml:space="preserve">Шартномада кўрсатилган ҳолларда Бажарувчидан Буюртмачига етказилган зарарни (агар мавжуд бўлса) тўлиқ қоплашни талаб қилиш;</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241875">
              <w:rPr>
                <w:rFonts w:ascii="Times New Roman" w:hAnsi="Times New Roman" w:cs="Times New Roman"/>
                <w:sz w:val="24"/>
                <w:szCs w:val="24"/>
                <w:lang w:val="uz-Cyrl-UZ"/>
              </w:rPr>
              <w:t/>
            </w:r>
            <w:r w:rsidR="00075EAE">
              <w:rPr>
                <w:rFonts w:ascii="Times New Roman" w:hAnsi="Times New Roman" w:cs="Times New Roman"/>
                <w:sz w:val="24"/>
                <w:szCs w:val="24"/>
                <w:lang w:val="uz-Cyrl-UZ"/>
              </w:rPr>
              <w:t/>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r w:rsidR="00241875">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075EAE">
              <w:rPr>
                <w:rFonts w:ascii="Times New Roman" w:hAnsi="Times New Roman" w:cs="Times New Roman"/>
                <w:sz w:val="24"/>
                <w:szCs w:val="24"/>
                <w:lang w:val="uz-Cyrl-UZ"/>
              </w:rPr>
              <w:t/>
            </w:r>
            <w:r w:rsidR="00241875">
              <w:rPr>
                <w:rFonts w:ascii="Times New Roman" w:hAnsi="Times New Roman" w:cs="Times New Roman"/>
                <w:sz w:val="24"/>
                <w:szCs w:val="24"/>
                <w:lang w:val="uz-Cyrl-UZ"/>
              </w:rPr>
              <w:t/>
            </w:r>
          </w:p>
        </w:tc>
      </w:tr>
      <w:tr w:rsidR="005D2F44" w:rsidRPr="00E40489" ns2:paraId="5680C0DF" ns2:textId="77777777" w:rsidTr="006E37CD">
        <w:trPr>
          <w:trHeight w:val="60"/>
        </w:trPr>
        <w:tc>
          <w:tcPr>
            <w:tcW w:w="681" w:type="dxa"/>
            <w:shd w:val="clear" w:color="FFFFFF" w:fill="auto"/>
          </w:tcPr>
          <w:p ns2:paraId="5680C0DD"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3.3.3.</w:t>
            </w:r>
          </w:p>
        </w:tc>
        <w:tc>
          <w:tcPr>
            <w:tcW w:w="9937" w:type="dxa"/>
            <w:gridSpan w:val="8"/>
            <w:shd w:val="clear" w:color="FFFFFF" w:fill="auto"/>
            <w:vAlign w:val="bottom"/>
          </w:tcPr>
          <w:p ns2:paraId="5680C0DE" ns2:textId="10569515" w:rsidR="005D2F44" w:rsidRPr="00241875" w:rsidRDefault="00EA34F8" w:rsidP="00AB5F14">
            <w:pPr>
              <w:jc w:val="both"/>
              <w:rPr>
                <w:rFonts w:ascii="Times New Roman" w:hAnsi="Times New Roman" w:cs="Times New Roman"/>
                <w:sz w:val="24"/>
                <w:szCs w:val="24"/>
                <w:lang w:val="uz-Cyrl-UZ"/>
              </w:rPr>
            </w:pPr>
            <w:proofErr w:type="spellStart"/>
            <w:r>
              <w:rPr>
                <w:rFonts w:ascii="Times New Roman" w:hAnsi="Times New Roman" w:cs="Times New Roman"/>
                <w:sz w:val="24"/>
                <w:szCs w:val="24"/>
              </w:rPr>
              <w:t xml:space="preserve">Бажарувчидан кўрсатилаётган хизматларнинг хусусиятини ҳисобга олган ҳолда хизматларни тақдим этишда ёнғин хавфсизлиги қоидалари, санитария меъёрлари, техник хавфсизлик ва бошқа турдаги белгиланган талабларга риоя қилишни талаб қилиш;</w:t>
            </w:r>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w:r>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AB5F14">
              <w:rPr>
                <w:rFonts w:ascii="Times New Roman" w:hAnsi="Times New Roman" w:cs="Times New Roman"/>
                <w:sz w:val="24"/>
                <w:szCs w:val="24"/>
              </w:rPr>
              <w:t/>
            </w:r>
            <w:proofErr w:type="spellEnd"/>
            <w:r w:rsidR="00AB5F14">
              <w:rPr>
                <w:rFonts w:ascii="Times New Roman" w:hAnsi="Times New Roman" w:cs="Times New Roman"/>
                <w:sz w:val="24"/>
                <w:szCs w:val="24"/>
              </w:rPr>
              <w:t xml:space="preserve"/>
            </w:r>
            <w:proofErr w:type="spellStart"/>
            <w:r w:rsidR="00AB5F14">
              <w:rPr>
                <w:rFonts w:ascii="Times New Roman" w:hAnsi="Times New Roman" w:cs="Times New Roman"/>
                <w:sz w:val="24"/>
                <w:szCs w:val="24"/>
              </w:rPr>
              <w:t/>
            </w:r>
            <w:proofErr w:type="spellEnd"/>
            <w:r w:rsidR="00AB5F1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sidR="00AB5F14">
              <w:rPr>
                <w:rFonts w:ascii="Times New Roman" w:hAnsi="Times New Roman" w:cs="Times New Roman"/>
                <w:sz w:val="24"/>
                <w:szCs w:val="24"/>
              </w:rPr>
              <w:t/>
            </w:r>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lang w:val="uz-Cyrl-UZ"/>
              </w:rPr>
              <w:t/>
            </w:r>
          </w:p>
        </w:tc>
      </w:tr>
      <w:tr w:rsidR="005D2F44" w:rsidRPr="00E40489" ns2:paraId="5680C0E2" ns2:textId="77777777" w:rsidTr="006E37CD">
        <w:trPr>
          <w:trHeight w:val="60"/>
        </w:trPr>
        <w:tc>
          <w:tcPr>
            <w:tcW w:w="681" w:type="dxa"/>
            <w:shd w:val="clear" w:color="FFFFFF" w:fill="auto"/>
          </w:tcPr>
          <w:p ns2:paraId="4BC75D87" ns2:textId="77777777" w:rsidR="00CE1A3E"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3.3.4.</w:t>
            </w:r>
          </w:p>
          <w:p ns2:paraId="1160D857" ns2:textId="77777777" w:rsidR="00EA34F8" w:rsidRDefault="00EA34F8">
            <w:pPr>
              <w:jc w:val="both"/>
              <w:rPr>
                <w:rFonts w:ascii="Times New Roman" w:hAnsi="Times New Roman" w:cs="Times New Roman"/>
                <w:sz w:val="24"/>
                <w:szCs w:val="24"/>
              </w:rPr>
            </w:pPr>
          </w:p>
          <w:p ns2:paraId="5680C0E0" ns2:textId="20AC86A2" w:rsidR="00CB60F2" w:rsidRPr="002110F4" w:rsidRDefault="00CB60F2" w:rsidP="00241875">
            <w:pPr>
              <w:jc w:val="both"/>
              <w:rPr>
                <w:rFonts w:ascii="Times New Roman" w:hAnsi="Times New Roman" w:cs="Times New Roman"/>
                <w:sz w:val="24"/>
                <w:szCs w:val="24"/>
              </w:rPr>
            </w:pPr>
          </w:p>
        </w:tc>
        <w:tc>
          <w:tcPr>
            <w:tcW w:w="9937" w:type="dxa"/>
            <w:gridSpan w:val="8"/>
            <w:shd w:val="clear" w:color="FFFFFF" w:fill="auto"/>
            <w:vAlign w:val="bottom"/>
          </w:tcPr>
          <w:p ns2:paraId="5680C0E1" ns2:textId="48E682A3" w:rsidR="0050680E" w:rsidRPr="00241875" w:rsidRDefault="00EA34F8" w:rsidP="0085459D">
            <w:pPr>
              <w:jc w:val="both"/>
              <w:rPr>
                <w:rFonts w:ascii="Times New Roman" w:hAnsi="Times New Roman" w:cs="Times New Roman"/>
                <w:sz w:val="24"/>
                <w:szCs w:val="24"/>
                <w:lang w:val="uz-Cyrl-UZ"/>
              </w:rPr>
            </w:pPr>
            <w:proofErr w:type="spellStart"/>
            <w:r>
              <w:rPr>
                <w:rFonts w:ascii="Times New Roman" w:hAnsi="Times New Roman" w:cs="Times New Roman"/>
                <w:sz w:val="24"/>
                <w:szCs w:val="24"/>
              </w:rPr>
              <w:t xml:space="preserve">Бажарувчига Шартнома муддати давомида (хизматлар кўрсатиш пайтида) Бажарувчи бажариши шарт бўлган кўрсатмалар ва истакларни билдириш, Бажарувчининг ахборот хавфсизлиги талабларига мувофиқлигини назорат қилиш;</w:t>
            </w:r>
            <w:r w:rsidR="00AB5F14">
              <w:rPr>
                <w:rFonts w:ascii="Times New Roman" w:hAnsi="Times New Roman" w:cs="Times New Roman"/>
                <w:sz w:val="24"/>
                <w:szCs w:val="24"/>
              </w:rPr>
              <w:t/>
            </w:r>
            <w:proofErr w:type="spellEnd"/>
            <w:r w:rsidR="00AB5F14">
              <w:rPr>
                <w:rFonts w:ascii="Times New Roman" w:hAnsi="Times New Roman" w:cs="Times New Roman"/>
                <w:sz w:val="24"/>
                <w:szCs w:val="24"/>
              </w:rPr>
              <w:t xml:space="preserve"/>
            </w:r>
            <w:proofErr w:type="spellStart"/>
            <w:r w:rsidR="00AB5F14">
              <w:rPr>
                <w:rFonts w:ascii="Times New Roman" w:hAnsi="Times New Roman" w:cs="Times New Roman"/>
                <w:sz w:val="24"/>
                <w:szCs w:val="24"/>
              </w:rPr>
              <w:t/>
            </w:r>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lang w:val="uz-Cyrl-UZ"/>
              </w:rPr>
              <w:t xml:space="preserve"/>
            </w:r>
            <w:proofErr w:type="spellStart"/>
            <w:r>
              <w:rPr>
                <w:rFonts w:ascii="Times New Roman" w:hAnsi="Times New Roman" w:cs="Times New Roman"/>
                <w:sz w:val="24"/>
                <w:szCs w:val="24"/>
              </w:rPr>
              <w:t/>
            </w:r>
            <w:r w:rsidR="0050680E" w:rsidRPr="002110F4">
              <w:rPr>
                <w:rFonts w:ascii="Times New Roman" w:hAnsi="Times New Roman" w:cs="Times New Roman"/>
                <w:sz w:val="24"/>
                <w:szCs w:val="24"/>
              </w:rPr>
              <w:t/>
            </w:r>
            <w:proofErr w:type="spellEnd"/>
            <w:r w:rsidR="0050680E" w:rsidRPr="002110F4">
              <w:rPr>
                <w:rFonts w:ascii="Times New Roman" w:hAnsi="Times New Roman" w:cs="Times New Roman"/>
                <w:sz w:val="24"/>
                <w:szCs w:val="24"/>
              </w:rPr>
              <w:t xml:space="preserve"/>
            </w:r>
            <w:proofErr w:type="spellStart"/>
            <w:r w:rsidR="0050680E" w:rsidRPr="002110F4">
              <w:rPr>
                <w:rFonts w:ascii="Times New Roman" w:hAnsi="Times New Roman" w:cs="Times New Roman"/>
                <w:sz w:val="24"/>
                <w:szCs w:val="24"/>
              </w:rPr>
              <w:t/>
            </w:r>
            <w:proofErr w:type="spellEnd"/>
            <w:r w:rsidR="0050680E" w:rsidRPr="002110F4">
              <w:rPr>
                <w:rFonts w:ascii="Times New Roman" w:hAnsi="Times New Roman" w:cs="Times New Roman"/>
                <w:sz w:val="24"/>
                <w:szCs w:val="24"/>
              </w:rPr>
              <w:t xml:space="preserve"/>
            </w:r>
            <w:proofErr w:type="spellStart"/>
            <w:r w:rsidR="0050680E" w:rsidRPr="002110F4">
              <w:rPr>
                <w:rFonts w:ascii="Times New Roman" w:hAnsi="Times New Roman" w:cs="Times New Roman"/>
                <w:sz w:val="24"/>
                <w:szCs w:val="24"/>
              </w:rPr>
              <w:t/>
            </w:r>
            <w:proofErr w:type="spellEnd"/>
            <w:r w:rsidR="0050680E" w:rsidRPr="002110F4">
              <w:rPr>
                <w:rFonts w:ascii="Times New Roman" w:hAnsi="Times New Roman" w:cs="Times New Roman"/>
                <w:sz w:val="24"/>
                <w:szCs w:val="24"/>
              </w:rPr>
              <w:t xml:space="preserve"/>
            </w:r>
            <w:proofErr w:type="spellStart"/>
            <w:r w:rsidR="0050680E" w:rsidRPr="002110F4">
              <w:rPr>
                <w:rFonts w:ascii="Times New Roman" w:hAnsi="Times New Roman" w:cs="Times New Roman"/>
                <w:sz w:val="24"/>
                <w:szCs w:val="24"/>
              </w:rPr>
              <w:t/>
            </w:r>
            <w:proofErr w:type="spellEnd"/>
            <w:r w:rsidR="0050680E" w:rsidRPr="002110F4">
              <w:rPr>
                <w:rFonts w:ascii="Times New Roman" w:hAnsi="Times New Roman" w:cs="Times New Roman"/>
                <w:sz w:val="24"/>
                <w:szCs w:val="24"/>
              </w:rPr>
              <w:t xml:space="preserve"/>
            </w:r>
            <w:proofErr w:type="spellStart"/>
            <w:r w:rsidR="0050680E" w:rsidRPr="002110F4">
              <w:rPr>
                <w:rFonts w:ascii="Times New Roman" w:hAnsi="Times New Roman" w:cs="Times New Roman"/>
                <w:sz w:val="24"/>
                <w:szCs w:val="24"/>
              </w:rPr>
              <w:t/>
            </w:r>
            <w:proofErr w:type="spellEnd"/>
            <w:r w:rsidR="0050680E" w:rsidRPr="002110F4">
              <w:rPr>
                <w:rFonts w:ascii="Times New Roman" w:hAnsi="Times New Roman" w:cs="Times New Roman"/>
                <w:sz w:val="24"/>
                <w:szCs w:val="24"/>
              </w:rPr>
              <w:t xml:space="preserve"/>
            </w:r>
            <w:proofErr w:type="spellStart"/>
            <w:r w:rsidR="0050680E" w:rsidRPr="002110F4">
              <w:rPr>
                <w:rFonts w:ascii="Times New Roman" w:hAnsi="Times New Roman" w:cs="Times New Roman"/>
                <w:sz w:val="24"/>
                <w:szCs w:val="24"/>
              </w:rPr>
              <w:t/>
            </w:r>
            <w:proofErr w:type="spellEnd"/>
            <w:r w:rsidR="0085459D">
              <w:rPr>
                <w:rFonts w:ascii="Times New Roman" w:hAnsi="Times New Roman" w:cs="Times New Roman"/>
                <w:sz w:val="24"/>
                <w:szCs w:val="24"/>
                <w:lang w:val="uz-Cyrl-UZ"/>
              </w:rPr>
              <w:t xml:space="preserve"/>
            </w:r>
            <w:proofErr w:type="spellStart"/>
            <w:r w:rsidR="0032667E" w:rsidRPr="002110F4">
              <w:rPr>
                <w:rFonts w:ascii="Times New Roman" w:hAnsi="Times New Roman" w:cs="Times New Roman"/>
                <w:sz w:val="24"/>
                <w:szCs w:val="24"/>
              </w:rPr>
              <w:t/>
            </w:r>
            <w:proofErr w:type="spellEnd"/>
            <w:r w:rsidR="00241875">
              <w:rPr>
                <w:rFonts w:ascii="Times New Roman" w:hAnsi="Times New Roman" w:cs="Times New Roman"/>
                <w:sz w:val="24"/>
                <w:szCs w:val="24"/>
                <w:lang w:val="uz-Cyrl-UZ"/>
              </w:rPr>
              <w:t/>
            </w:r>
          </w:p>
        </w:tc>
      </w:tr>
      <w:tr w:rsidR="005D2F44" w:rsidRPr="00E40489" ns2:paraId="5680C0E5" ns2:textId="77777777" w:rsidTr="006E37CD">
        <w:trPr>
          <w:trHeight w:val="60"/>
        </w:trPr>
        <w:tc>
          <w:tcPr>
            <w:tcW w:w="681" w:type="dxa"/>
            <w:shd w:val="clear" w:color="FFFFFF" w:fill="auto"/>
          </w:tcPr>
          <w:p ns2:paraId="5680C0E3" ns2:textId="592CAA4A" w:rsidR="005D2F44" w:rsidRPr="002110F4" w:rsidRDefault="00241875">
            <w:pPr>
              <w:jc w:val="both"/>
              <w:rPr>
                <w:rFonts w:ascii="Times New Roman" w:hAnsi="Times New Roman" w:cs="Times New Roman"/>
                <w:sz w:val="24"/>
                <w:szCs w:val="24"/>
              </w:rPr>
            </w:pPr>
            <w:r>
              <w:rPr>
                <w:rFonts w:ascii="Times New Roman" w:hAnsi="Times New Roman" w:cs="Times New Roman"/>
                <w:sz w:val="24"/>
                <w:szCs w:val="24"/>
              </w:rPr>
              <w:t xml:space="preserve">3.3.5.</w:t>
            </w:r>
            <w:r w:rsidR="0038112A" w:rsidRPr="002110F4">
              <w:rPr>
                <w:rFonts w:ascii="Times New Roman" w:hAnsi="Times New Roman" w:cs="Times New Roman"/>
                <w:sz w:val="24"/>
                <w:szCs w:val="24"/>
              </w:rPr>
              <w:t/>
            </w:r>
          </w:p>
        </w:tc>
        <w:tc>
          <w:tcPr>
            <w:tcW w:w="9937" w:type="dxa"/>
            <w:gridSpan w:val="8"/>
            <w:shd w:val="clear" w:color="FFFFFF" w:fill="auto"/>
            <w:vAlign w:val="bottom"/>
          </w:tcPr>
          <w:p ns2:paraId="5680C0E4" ns2:textId="050CCE52" w:rsidR="005D2F44" w:rsidRPr="002110F4" w:rsidRDefault="0038112A" w:rsidP="0085459D">
            <w:pPr>
              <w:jc w:val="both"/>
              <w:rPr>
                <w:rFonts w:ascii="Times New Roman" w:hAnsi="Times New Roman" w:cs="Times New Roman"/>
                <w:sz w:val="24"/>
                <w:szCs w:val="24"/>
              </w:rPr>
            </w:pPr>
            <w:proofErr w:type="spellStart"/>
            <w:r w:rsidRPr="002110F4">
              <w:rPr>
                <w:rFonts w:ascii="Times New Roman" w:hAnsi="Times New Roman" w:cs="Times New Roman"/>
                <w:sz w:val="24"/>
                <w:szCs w:val="24"/>
              </w:rPr>
              <w:t xml:space="preserve">Исталган вақтда Бажарувчи томонидан кўрсатиладиган хизматларнинг бориши ва сифатини текшириш.</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00EA34F8">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85459D">
              <w:rPr>
                <w:rFonts w:ascii="Times New Roman" w:hAnsi="Times New Roman" w:cs="Times New Roman"/>
                <w:sz w:val="24"/>
                <w:szCs w:val="24"/>
                <w:lang w:val="uz-Cyrl-UZ"/>
              </w:rPr>
              <w:t/>
            </w:r>
            <w:r w:rsidRPr="002110F4">
              <w:rPr>
                <w:rFonts w:ascii="Times New Roman" w:hAnsi="Times New Roman" w:cs="Times New Roman"/>
                <w:sz w:val="24"/>
                <w:szCs w:val="24"/>
              </w:rPr>
              <w:t/>
            </w:r>
          </w:p>
        </w:tc>
      </w:tr>
      <w:tr w:rsidR="005D2F44" w:rsidRPr="00E40489" ns2:paraId="5680C0E8" ns2:textId="77777777" w:rsidTr="006E37CD">
        <w:trPr>
          <w:trHeight w:val="60"/>
        </w:trPr>
        <w:tc>
          <w:tcPr>
            <w:tcW w:w="681" w:type="dxa"/>
            <w:shd w:val="clear" w:color="FFFFFF" w:fill="auto"/>
          </w:tcPr>
          <w:p ns2:paraId="5680C0E6" ns2:textId="77777777" w:rsidR="005D2F44" w:rsidRPr="002110F4" w:rsidRDefault="0038112A">
            <w:pPr>
              <w:jc w:val="both"/>
              <w:rPr>
                <w:rFonts w:ascii="Times New Roman" w:hAnsi="Times New Roman" w:cs="Times New Roman"/>
                <w:b/>
                <w:sz w:val="24"/>
                <w:szCs w:val="24"/>
              </w:rPr>
            </w:pPr>
            <w:r w:rsidRPr="002110F4">
              <w:rPr>
                <w:rFonts w:ascii="Times New Roman" w:hAnsi="Times New Roman" w:cs="Times New Roman"/>
                <w:b/>
                <w:sz w:val="24"/>
                <w:szCs w:val="24"/>
              </w:rPr>
              <w:t xml:space="preserve">3.4.</w:t>
            </w:r>
          </w:p>
        </w:tc>
        <w:tc>
          <w:tcPr>
            <w:tcW w:w="9937" w:type="dxa"/>
            <w:gridSpan w:val="8"/>
            <w:shd w:val="clear" w:color="FFFFFF" w:fill="auto"/>
            <w:vAlign w:val="bottom"/>
          </w:tcPr>
          <w:p ns2:paraId="5680C0E7" ns2:textId="55AFA7A1" w:rsidR="005D2F44" w:rsidRPr="002110F4" w:rsidRDefault="00F52FE9" w:rsidP="00F52FE9">
            <w:pPr>
              <w:jc w:val="both"/>
              <w:rPr>
                <w:rFonts w:ascii="Times New Roman" w:hAnsi="Times New Roman" w:cs="Times New Roman"/>
                <w:b/>
                <w:sz w:val="24"/>
                <w:szCs w:val="24"/>
              </w:rPr>
            </w:pPr>
            <w:r>
              <w:rPr>
                <w:rFonts w:ascii="Times New Roman" w:hAnsi="Times New Roman" w:cs="Times New Roman"/>
                <w:b/>
                <w:sz w:val="24"/>
                <w:szCs w:val="24"/>
                <w:lang w:val="uz-Cyrl-UZ"/>
              </w:rPr>
              <w:t xml:space="preserve">Буюртмачининг мажбурияти:</w:t>
            </w:r>
            <w:r w:rsidR="0038112A" w:rsidRPr="002110F4">
              <w:rPr>
                <w:rFonts w:ascii="Times New Roman" w:hAnsi="Times New Roman" w:cs="Times New Roman"/>
                <w:b/>
                <w:sz w:val="24"/>
                <w:szCs w:val="24"/>
              </w:rPr>
              <w:t/>
            </w:r>
          </w:p>
        </w:tc>
      </w:tr>
      <w:tr w:rsidR="005D2F44" w:rsidRPr="00E40489" ns2:paraId="5680C0EB" ns2:textId="77777777" w:rsidTr="006E37CD">
        <w:trPr>
          <w:trHeight w:val="60"/>
        </w:trPr>
        <w:tc>
          <w:tcPr>
            <w:tcW w:w="681" w:type="dxa"/>
            <w:shd w:val="clear" w:color="FFFFFF" w:fill="auto"/>
          </w:tcPr>
          <w:p ns2:paraId="5680C0E9"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3.4.1.</w:t>
            </w:r>
          </w:p>
        </w:tc>
        <w:tc>
          <w:tcPr>
            <w:tcW w:w="9937" w:type="dxa"/>
            <w:gridSpan w:val="8"/>
            <w:shd w:val="clear" w:color="FFFFFF" w:fill="auto"/>
            <w:vAlign w:val="bottom"/>
          </w:tcPr>
          <w:p ns2:paraId="5680C0EA" ns2:textId="7B4F908A" w:rsidR="005D2F44" w:rsidRPr="00241875" w:rsidRDefault="00EA34F8" w:rsidP="001B30DB">
            <w:pPr>
              <w:jc w:val="both"/>
              <w:rPr>
                <w:rFonts w:ascii="Times New Roman" w:hAnsi="Times New Roman" w:cs="Times New Roman"/>
                <w:sz w:val="24"/>
                <w:szCs w:val="24"/>
                <w:lang w:val="uz-Cyrl-UZ"/>
              </w:rPr>
            </w:pPr>
            <w:proofErr w:type="spellStart"/>
            <w:r>
              <w:rPr>
                <w:rFonts w:ascii="Times New Roman" w:hAnsi="Times New Roman" w:cs="Times New Roman"/>
                <w:sz w:val="24"/>
                <w:szCs w:val="24"/>
              </w:rPr>
              <w:t xml:space="preserve">Бажарувчига ушбу Шартнома бўйича хизматлар кўрсатиш учун зарур бўлган материаллар ва воситаларни Буюртмачи томонидан мустақил равишда белгиланган миқдор ва ҳажмда тақдим этиш;</w:t>
            </w:r>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r w:rsidR="00241875">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proofErr w:type="spellStart"/>
            <w:r w:rsidR="00241875">
              <w:rPr>
                <w:rFonts w:ascii="Times New Roman" w:hAnsi="Times New Roman" w:cs="Times New Roman"/>
                <w:sz w:val="24"/>
                <w:szCs w:val="24"/>
              </w:rPr>
              <w:t/>
            </w:r>
            <w:proofErr w:type="spellEnd"/>
            <w:r w:rsidR="00241875">
              <w:rPr>
                <w:rFonts w:ascii="Times New Roman" w:hAnsi="Times New Roman" w:cs="Times New Roman"/>
                <w:sz w:val="24"/>
                <w:szCs w:val="24"/>
              </w:rPr>
              <w:t xml:space="preserve"/>
            </w:r>
            <w:r w:rsidR="00241875">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1B30DB">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1B30DB">
              <w:rPr>
                <w:rFonts w:ascii="Times New Roman" w:hAnsi="Times New Roman" w:cs="Times New Roman"/>
                <w:sz w:val="24"/>
                <w:szCs w:val="24"/>
                <w:lang w:val="uz-Cyrl-UZ"/>
              </w:rPr>
              <w:t/>
            </w:r>
            <w:r w:rsidR="00241875">
              <w:rPr>
                <w:rFonts w:ascii="Times New Roman" w:hAnsi="Times New Roman" w:cs="Times New Roman"/>
                <w:sz w:val="24"/>
                <w:szCs w:val="24"/>
                <w:lang w:val="uz-Cyrl-UZ"/>
              </w:rPr>
              <w:t/>
            </w:r>
          </w:p>
        </w:tc>
      </w:tr>
      <w:tr w:rsidR="005D2F44" w:rsidRPr="00E40489" ns2:paraId="5680C0EE" ns2:textId="77777777" w:rsidTr="006E37CD">
        <w:trPr>
          <w:trHeight w:val="60"/>
        </w:trPr>
        <w:tc>
          <w:tcPr>
            <w:tcW w:w="681" w:type="dxa"/>
            <w:shd w:val="clear" w:color="FFFFFF" w:fill="auto"/>
          </w:tcPr>
          <w:p ns2:paraId="5680C0EC"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3.4.2.</w:t>
            </w:r>
          </w:p>
        </w:tc>
        <w:tc>
          <w:tcPr>
            <w:tcW w:w="9937" w:type="dxa"/>
            <w:gridSpan w:val="8"/>
            <w:shd w:val="clear" w:color="FFFFFF" w:fill="auto"/>
            <w:vAlign w:val="bottom"/>
          </w:tcPr>
          <w:p ns2:paraId="5680C0ED" ns2:textId="5E4A24DC" w:rsidR="005D2F44" w:rsidRPr="002110F4" w:rsidRDefault="00AB5F14" w:rsidP="00AB5F14">
            <w:pPr>
              <w:jc w:val="both"/>
              <w:rPr>
                <w:rFonts w:ascii="Times New Roman" w:hAnsi="Times New Roman" w:cs="Times New Roman"/>
                <w:sz w:val="24"/>
                <w:szCs w:val="24"/>
              </w:rPr>
            </w:pPr>
            <w:proofErr w:type="spellStart"/>
            <w:r>
              <w:rPr>
                <w:rFonts w:ascii="Times New Roman" w:hAnsi="Times New Roman" w:cs="Times New Roman"/>
                <w:sz w:val="24"/>
                <w:szCs w:val="24"/>
              </w:rPr>
              <w:t xml:space="preserve">Агарда хизматлар натижалари бўйича ҳеч қандай этирозлар бўлмаса, тегишли Далолатномани имзолаш орқали натижаларни қабул қилиш;</w:t>
            </w:r>
            <w:proofErr w:type="spellEnd"/>
            <w:r>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241875">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1B30DB">
              <w:rPr>
                <w:rFonts w:ascii="Times New Roman" w:hAnsi="Times New Roman" w:cs="Times New Roman"/>
                <w:sz w:val="24"/>
                <w:szCs w:val="24"/>
                <w:lang w:val="uz-Cyrl-UZ"/>
              </w:rPr>
              <w:t/>
            </w:r>
            <w:r w:rsidR="0038112A" w:rsidRPr="002110F4">
              <w:rPr>
                <w:rFonts w:ascii="Times New Roman" w:hAnsi="Times New Roman" w:cs="Times New Roman"/>
                <w:sz w:val="24"/>
                <w:szCs w:val="24"/>
              </w:rPr>
              <w:t/>
            </w:r>
          </w:p>
        </w:tc>
      </w:tr>
      <w:tr w:rsidR="005D2F44" w:rsidRPr="006E37CD" ns2:paraId="5680C0F1" ns2:textId="77777777" w:rsidTr="006E37CD">
        <w:trPr>
          <w:trHeight w:val="60"/>
        </w:trPr>
        <w:tc>
          <w:tcPr>
            <w:tcW w:w="681" w:type="dxa"/>
            <w:shd w:val="clear" w:color="FFFFFF" w:fill="auto"/>
          </w:tcPr>
          <w:p ns2:paraId="2117A7B2"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lastRenderedPageBreak/>
              <w:t xml:space="preserve">3.4.3.</w:t>
            </w:r>
          </w:p>
          <w:p ns2:paraId="5680C0EF" ns2:textId="5343A6BE" w:rsidR="00DF0021" w:rsidRPr="002110F4" w:rsidRDefault="00DF0021">
            <w:pPr>
              <w:jc w:val="both"/>
              <w:rPr>
                <w:rFonts w:ascii="Times New Roman" w:hAnsi="Times New Roman" w:cs="Times New Roman"/>
                <w:sz w:val="24"/>
                <w:szCs w:val="24"/>
                <w:lang w:val="kk-KZ"/>
              </w:rPr>
            </w:pPr>
          </w:p>
        </w:tc>
        <w:tc>
          <w:tcPr>
            <w:tcW w:w="9937" w:type="dxa"/>
            <w:gridSpan w:val="8"/>
            <w:shd w:val="clear" w:color="FFFFFF" w:fill="auto"/>
            <w:vAlign w:val="bottom"/>
          </w:tcPr>
          <w:p ns2:paraId="70381373" ns2:textId="68856B11" w:rsidR="005D2F44" w:rsidRPr="00847760" w:rsidRDefault="00EA34F8">
            <w:pPr>
              <w:jc w:val="both"/>
              <w:rPr>
                <w:rFonts w:ascii="Times New Roman" w:hAnsi="Times New Roman" w:cs="Times New Roman"/>
                <w:sz w:val="24"/>
                <w:szCs w:val="24"/>
                <w:lang w:val="kk-KZ"/>
              </w:rPr>
            </w:pPr>
            <w:r>
              <w:rPr>
                <w:rFonts w:ascii="Times New Roman" w:hAnsi="Times New Roman" w:cs="Times New Roman"/>
                <w:sz w:val="24"/>
                <w:szCs w:val="24"/>
                <w:lang w:val="kk-KZ"/>
              </w:rPr>
              <w:t xml:space="preserve">Бажарувчи томонидан кўрсатилган хизматлар учун тўловни ушбу Шартноманинг 4-қисмида кўрсатилган миқдор, тартиб ва муддатларда тўғриамалга ошириш.</w:t>
            </w:r>
            <w:r w:rsidR="0038112A" w:rsidRPr="00847760">
              <w:rPr>
                <w:rFonts w:ascii="Times New Roman" w:hAnsi="Times New Roman" w:cs="Times New Roman"/>
                <w:sz w:val="24"/>
                <w:szCs w:val="24"/>
                <w:lang w:val="kk-KZ"/>
              </w:rPr>
              <w:t xml:space="preserve"/>
            </w:r>
            <w:r w:rsidR="00AB5F14">
              <w:rPr>
                <w:rFonts w:ascii="Times New Roman" w:hAnsi="Times New Roman" w:cs="Times New Roman"/>
                <w:sz w:val="24"/>
                <w:szCs w:val="24"/>
                <w:lang w:val="kk-KZ"/>
              </w:rPr>
              <w:t/>
            </w:r>
            <w:r w:rsidR="0038112A" w:rsidRPr="00847760">
              <w:rPr>
                <w:rFonts w:ascii="Times New Roman" w:hAnsi="Times New Roman" w:cs="Times New Roman"/>
                <w:sz w:val="24"/>
                <w:szCs w:val="24"/>
                <w:lang w:val="kk-KZ"/>
              </w:rPr>
              <w:t/>
            </w:r>
            <w:ins w:id="20" w:author="Davron Yakubov" w:date="2024-01-14T11:16:00Z">
              <w:r w:rsidR="00EB0086" w:rsidRPr="00847760">
                <w:rPr>
                  <w:rFonts w:ascii="Times New Roman" w:hAnsi="Times New Roman" w:cs="Times New Roman"/>
                  <w:sz w:val="24"/>
                  <w:szCs w:val="24"/>
                  <w:lang w:val="kk-KZ"/>
                </w:rPr>
                <w:t xml:space="preserve"> </w:t>
              </w:r>
            </w:ins>
            <w:r w:rsidR="0038112A" w:rsidRPr="00847760">
              <w:rPr>
                <w:rFonts w:ascii="Times New Roman" w:hAnsi="Times New Roman" w:cs="Times New Roman"/>
                <w:sz w:val="24"/>
                <w:szCs w:val="24"/>
                <w:lang w:val="kk-KZ"/>
              </w:rPr>
              <w:t/>
            </w:r>
            <w:r w:rsidR="001B30DB">
              <w:rPr>
                <w:rFonts w:ascii="Times New Roman" w:hAnsi="Times New Roman" w:cs="Times New Roman"/>
                <w:sz w:val="24"/>
                <w:szCs w:val="24"/>
                <w:lang w:val="kk-KZ"/>
              </w:rPr>
              <w:t/>
            </w:r>
            <w:r w:rsidR="0038112A" w:rsidRPr="00847760">
              <w:rPr>
                <w:rFonts w:ascii="Times New Roman" w:hAnsi="Times New Roman" w:cs="Times New Roman"/>
                <w:sz w:val="24"/>
                <w:szCs w:val="24"/>
                <w:lang w:val="kk-KZ"/>
              </w:rPr>
              <w:t/>
            </w:r>
          </w:p>
          <w:p ns2:paraId="5680C0F0" ns2:textId="25C08510" w:rsidR="00DF0021" w:rsidRPr="002110F4" w:rsidRDefault="00DF0021">
            <w:pPr>
              <w:jc w:val="both"/>
              <w:rPr>
                <w:rFonts w:ascii="Times New Roman" w:hAnsi="Times New Roman" w:cs="Times New Roman"/>
                <w:sz w:val="24"/>
                <w:szCs w:val="24"/>
                <w:lang w:val="kk-KZ"/>
              </w:rPr>
            </w:pPr>
          </w:p>
        </w:tc>
      </w:tr>
      <w:tr w:rsidR="005D2F44" w:rsidRPr="00E40489" ns2:paraId="5680C0FE" ns2:textId="77777777" w:rsidTr="006E37CD">
        <w:trPr>
          <w:trHeight w:val="60"/>
        </w:trPr>
        <w:tc>
          <w:tcPr>
            <w:tcW w:w="681" w:type="dxa"/>
            <w:shd w:val="clear" w:color="FFFFFF" w:fill="auto"/>
          </w:tcPr>
          <w:p ns2:paraId="5680C0FC" ns2:textId="77777777" w:rsidR="005D2F44" w:rsidRPr="00847760" w:rsidRDefault="005D2F44">
            <w:pPr>
              <w:jc w:val="both"/>
              <w:rPr>
                <w:rFonts w:ascii="Times New Roman" w:hAnsi="Times New Roman" w:cs="Times New Roman"/>
                <w:sz w:val="24"/>
                <w:szCs w:val="24"/>
                <w:lang w:val="kk-KZ"/>
              </w:rPr>
            </w:pPr>
          </w:p>
        </w:tc>
        <w:tc>
          <w:tcPr>
            <w:tcW w:w="9937" w:type="dxa"/>
            <w:gridSpan w:val="8"/>
            <w:shd w:val="clear" w:color="FFFFFF" w:fill="auto"/>
            <w:vAlign w:val="bottom"/>
          </w:tcPr>
          <w:p ns2:paraId="1C3C95AF" ns2:textId="77777777" w:rsidR="005D2F44" w:rsidRPr="002110F4" w:rsidRDefault="0038112A">
            <w:pPr>
              <w:jc w:val="center"/>
              <w:rPr>
                <w:ins w:id="21" w:author="Davron Yakubov" w:date="2024-01-14T11:36:00Z"/>
                <w:rFonts w:ascii="Times New Roman" w:hAnsi="Times New Roman" w:cs="Times New Roman"/>
                <w:b/>
                <w:sz w:val="24"/>
                <w:szCs w:val="24"/>
              </w:rPr>
            </w:pPr>
            <w:r w:rsidRPr="002110F4">
              <w:rPr>
                <w:rFonts w:ascii="Times New Roman" w:hAnsi="Times New Roman" w:cs="Times New Roman"/>
                <w:b/>
                <w:sz w:val="24"/>
                <w:szCs w:val="24"/>
              </w:rPr>
              <w:t xml:space="preserve">4. ХИЗМАТЛАР УЧУН ТЎЛОВ ТАРТИБИ</w:t>
            </w:r>
          </w:p>
          <w:p ns2:paraId="5680C0FD" ns2:textId="4EA7F3B0" w:rsidR="00D008DE" w:rsidRPr="002110F4" w:rsidRDefault="00D008DE">
            <w:pPr>
              <w:jc w:val="center"/>
              <w:rPr>
                <w:rFonts w:ascii="Times New Roman" w:hAnsi="Times New Roman" w:cs="Times New Roman"/>
                <w:b/>
                <w:sz w:val="24"/>
                <w:szCs w:val="24"/>
              </w:rPr>
            </w:pPr>
          </w:p>
        </w:tc>
      </w:tr>
      <w:tr w:rsidR="005D2F44" w:rsidRPr="00FE1A7B" ns2:paraId="5680C101" ns2:textId="77777777" w:rsidTr="006E37CD">
        <w:trPr>
          <w:trHeight w:val="60"/>
        </w:trPr>
        <w:tc>
          <w:tcPr>
            <w:tcW w:w="681" w:type="dxa"/>
            <w:shd w:val="clear" w:color="FFFFFF" w:fill="auto"/>
          </w:tcPr>
          <w:p ns2:paraId="5680C0FF"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4.1.</w:t>
            </w:r>
          </w:p>
        </w:tc>
        <w:tc>
          <w:tcPr>
            <w:tcW w:w="9937" w:type="dxa"/>
            <w:gridSpan w:val="8"/>
            <w:shd w:val="clear" w:color="FFFFFF" w:fill="auto"/>
            <w:vAlign w:val="bottom"/>
          </w:tcPr>
          <w:p ns2:paraId="5D43A424" ns2:textId="77777777" w:rsidR="006E37CD" w:rsidRPr="006E37CD" w:rsidRDefault="006E37CD" w:rsidP="006E37CD">
            <w:pPr>
              <w:rPr>
                <w:rFonts w:ascii="Times New Roman" w:eastAsia="Times New Roman" w:hAnsi="Times New Roman" w:cs="Times New Roman"/>
                <w:sz w:val="24"/>
                <w:szCs w:val="24"/>
              </w:rPr>
            </w:pPr>
            <w:proofErr w:type="spellStart"/>
            <w:r w:rsidRPr="006E37CD">
              <w:rPr>
                <w:rFonts w:ascii="Times New Roman" w:eastAsia="Times New Roman" w:hAnsi="Times New Roman" w:cs="Times New Roman"/>
                <w:sz w:val="24"/>
                <w:szCs w:val="24"/>
              </w:rPr>
              <w:t xml:space="preserve">Ҳисобот давридаги хизматлар қиймати Ўзбекистон Республикаси қонун ҳужжатларида назарда тутилган барча солиқлар, ажратмалар, бадаллар чегирилгунга қадар тахминий{summa} ({summaSozlarda}) сўмни ташкил этади ва қуйидагиларни ўз ичига олади: Бажарувчи хизматлари умумий суммаси, Бажарувчи томонидан Ўзбекистон Республикаси қонунчилигига мувофиқ тўланиши лозим бўлган солиқлар ва тўловлар миқдори ва Бажарувчининг ушбу Шартнома бўйича Хизматларни тегишли тарзда кўрсатиши учун зарур бўлган бошқа харажатлари. Шартноманинг якуний қиймати Томонлар ўртасида Ҳисобот даври якунида имзоланадиган Далолатномада ҳақиқатда бажарилган ишлар асосида аниқланади. Бунда юқорида кўрсатилган тахминий хизматлар қиймати ҳақиқатда бажарилган ишлар бўйича фақат камайиши мумкин.Буюртмачи ҳисобот ойи давомида Ижрочига аванс тўловини амалга оширишга ҳақли. Ҳисобот ойи якунида Томонлар мазкур ой учун ягона Хизматлар кўрсатиш (бажарилган ишлар) далолатномасини имзолайдилар. Якуний ҳисоб-китоб аввал тўланган аванс суммасини ҳисобга олган ҳолда амалга оширилади.</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br/>
            </w:r>
            <w:r w:rsidRPr="006E37CD">
              <w:rPr>
                <w:rFonts w:ascii="Times New Roman" w:eastAsia="Times New Roman" w:hAnsi="Times New Roman" w:cs="Times New Roman"/>
                <w:b/>
                <w:bCs/>
                <w:sz w:val="24"/>
                <w:szCs w:val="24"/>
              </w:rPr>
              <w:t/>
            </w:r>
            <w:proofErr w:type="spellStart"/>
            <w:r w:rsidRPr="006E37CD">
              <w:rPr>
                <w:rFonts w:ascii="Times New Roman" w:eastAsia="Times New Roman" w:hAnsi="Times New Roman" w:cs="Times New Roman"/>
                <w:b/>
                <w:bCs/>
                <w:sz w:val="24"/>
                <w:szCs w:val="24"/>
              </w:rPr>
              <w:t/>
            </w:r>
            <w:proofErr w:type="spellEnd"/>
            <w:r w:rsidRPr="006E37CD">
              <w:rPr>
                <w:rFonts w:ascii="Times New Roman" w:eastAsia="Times New Roman" w:hAnsi="Times New Roman" w:cs="Times New Roman"/>
                <w:b/>
                <w:bCs/>
                <w:sz w:val="24"/>
                <w:szCs w:val="24"/>
              </w:rPr>
              <w:t xml:space="preserve"/>
            </w:r>
            <w:proofErr w:type="spellStart"/>
            <w:r w:rsidRPr="006E37CD">
              <w:rPr>
                <w:rFonts w:ascii="Times New Roman" w:eastAsia="Times New Roman" w:hAnsi="Times New Roman" w:cs="Times New Roman"/>
                <w:b/>
                <w:bCs/>
                <w:sz w:val="24"/>
                <w:szCs w:val="24"/>
              </w:rPr>
              <w:t/>
            </w:r>
            <w:proofErr w:type="spellEnd"/>
            <w:r w:rsidRPr="006E37CD">
              <w:rPr>
                <w:rFonts w:ascii="Times New Roman" w:eastAsia="Times New Roman" w:hAnsi="Times New Roman" w:cs="Times New Roman"/>
                <w:b/>
                <w:bCs/>
                <w:sz w:val="24"/>
                <w:szCs w:val="24"/>
              </w:rPr>
              <w:t xml:space="preserve"/>
            </w:r>
            <w:proofErr w:type="spellStart"/>
            <w:r w:rsidRPr="006E37CD">
              <w:rPr>
                <w:rFonts w:ascii="Times New Roman" w:eastAsia="Times New Roman" w:hAnsi="Times New Roman" w:cs="Times New Roman"/>
                <w:b/>
                <w:bCs/>
                <w:sz w:val="24"/>
                <w:szCs w:val="24"/>
              </w:rPr>
              <w:t/>
            </w:r>
            <w:proofErr w:type="spellEnd"/>
            <w:r w:rsidRPr="006E37CD">
              <w:rPr>
                <w:rFonts w:ascii="Times New Roman" w:eastAsia="Times New Roman" w:hAnsi="Times New Roman" w:cs="Times New Roman"/>
                <w:b/>
                <w:bCs/>
                <w:sz w:val="24"/>
                <w:szCs w:val="24"/>
              </w:rPr>
              <w:t xml:space="preserve"/>
            </w:r>
            <w:proofErr w:type="spellStart"/>
            <w:r w:rsidRPr="006E37CD">
              <w:rPr>
                <w:rFonts w:ascii="Times New Roman" w:eastAsia="Times New Roman" w:hAnsi="Times New Roman" w:cs="Times New Roman"/>
                <w:b/>
                <w:bCs/>
                <w:sz w:val="24"/>
                <w:szCs w:val="24"/>
              </w:rPr>
              <w:t/>
            </w:r>
            <w:proofErr w:type="spellEnd"/>
            <w:r w:rsidRPr="006E37CD">
              <w:rPr>
                <w:rFonts w:ascii="Times New Roman" w:eastAsia="Times New Roman" w:hAnsi="Times New Roman" w:cs="Times New Roman"/>
                <w:b/>
                <w:bCs/>
                <w:sz w:val="24"/>
                <w:szCs w:val="24"/>
              </w:rPr>
              <w:t xml:space="preserve"/>
            </w:r>
            <w:proofErr w:type="spellStart"/>
            <w:r w:rsidRPr="006E37CD">
              <w:rPr>
                <w:rFonts w:ascii="Times New Roman" w:eastAsia="Times New Roman" w:hAnsi="Times New Roman" w:cs="Times New Roman"/>
                <w:b/>
                <w:bCs/>
                <w:sz w:val="24"/>
                <w:szCs w:val="24"/>
              </w:rPr>
              <w:t/>
            </w:r>
            <w:proofErr w:type="spellEnd"/>
            <w:r w:rsidRPr="006E37CD">
              <w:rPr>
                <w:rFonts w:ascii="Times New Roman" w:eastAsia="Times New Roman" w:hAnsi="Times New Roman" w:cs="Times New Roman"/>
                <w:b/>
                <w:bCs/>
                <w:sz w:val="24"/>
                <w:szCs w:val="24"/>
              </w:rPr>
              <w:t xml:space="preserve"/>
            </w:r>
            <w:proofErr w:type="spellStart"/>
            <w:r w:rsidRPr="006E37CD">
              <w:rPr>
                <w:rFonts w:ascii="Times New Roman" w:eastAsia="Times New Roman" w:hAnsi="Times New Roman" w:cs="Times New Roman"/>
                <w:b/>
                <w:bCs/>
                <w:sz w:val="24"/>
                <w:szCs w:val="24"/>
              </w:rPr>
              <w:t/>
            </w:r>
            <w:proofErr w:type="spellEnd"/>
            <w:r w:rsidRPr="006E37CD">
              <w:rPr>
                <w:rFonts w:ascii="Times New Roman" w:eastAsia="Times New Roman" w:hAnsi="Times New Roman" w:cs="Times New Roman"/>
                <w:b/>
                <w:bCs/>
                <w:sz w:val="24"/>
                <w:szCs w:val="24"/>
              </w:rPr>
              <w:t xml:space="preserve"/>
            </w:r>
            <w:proofErr w:type="spellStart"/>
            <w:r w:rsidRPr="006E37CD">
              <w:rPr>
                <w:rFonts w:ascii="Times New Roman" w:eastAsia="Times New Roman" w:hAnsi="Times New Roman" w:cs="Times New Roman"/>
                <w:b/>
                <w:bCs/>
                <w:sz w:val="24"/>
                <w:szCs w:val="24"/>
              </w:rPr>
              <w:t/>
            </w:r>
            <w:proofErr w:type="spellEnd"/>
            <w:r w:rsidRPr="006E37CD">
              <w:rPr>
                <w:rFonts w:ascii="Times New Roman" w:eastAsia="Times New Roman" w:hAnsi="Times New Roman" w:cs="Times New Roman"/>
                <w:b/>
                <w:bCs/>
                <w:sz w:val="24"/>
                <w:szCs w:val="24"/>
              </w:rPr>
              <w:t xml:space="preserve"/>
            </w:r>
            <w:proofErr w:type="spellStart"/>
            <w:r w:rsidRPr="006E37CD">
              <w:rPr>
                <w:rFonts w:ascii="Times New Roman" w:eastAsia="Times New Roman" w:hAnsi="Times New Roman" w:cs="Times New Roman"/>
                <w:b/>
                <w:bCs/>
                <w:sz w:val="24"/>
                <w:szCs w:val="24"/>
              </w:rPr>
              <w:t/>
            </w:r>
            <w:proofErr w:type="spellEnd"/>
            <w:r w:rsidRPr="006E37CD">
              <w:rPr>
                <w:rFonts w:ascii="Times New Roman" w:eastAsia="Times New Roman" w:hAnsi="Times New Roman" w:cs="Times New Roman"/>
                <w:b/>
                <w:bCs/>
                <w:sz w:val="24"/>
                <w:szCs w:val="24"/>
              </w:rPr>
              <w:t xml:space="preserve"/>
            </w:r>
            <w:proofErr w:type="spellStart"/>
            <w:r w:rsidRPr="006E37CD">
              <w:rPr>
                <w:rFonts w:ascii="Times New Roman" w:eastAsia="Times New Roman" w:hAnsi="Times New Roman" w:cs="Times New Roman"/>
                <w:b/>
                <w:bCs/>
                <w:sz w:val="24"/>
                <w:szCs w:val="24"/>
              </w:rPr>
              <w:t/>
            </w:r>
            <w:proofErr w:type="spellEnd"/>
            <w:r w:rsidRPr="006E37CD">
              <w:rPr>
                <w:rFonts w:ascii="Times New Roman" w:eastAsia="Times New Roman" w:hAnsi="Times New Roman" w:cs="Times New Roman"/>
                <w:b/>
                <w:bCs/>
                <w:sz w:val="24"/>
                <w:szCs w:val="24"/>
              </w:rPr>
              <w:t xml:space="preserve"/>
            </w:r>
            <w:proofErr w:type="spellStart"/>
            <w:r w:rsidRPr="006E37CD">
              <w:rPr>
                <w:rFonts w:ascii="Times New Roman" w:eastAsia="Times New Roman" w:hAnsi="Times New Roman" w:cs="Times New Roman"/>
                <w:b/>
                <w:bCs/>
                <w:sz w:val="24"/>
                <w:szCs w:val="24"/>
              </w:rPr>
              <w:t/>
            </w:r>
            <w:proofErr w:type="spellEnd"/>
            <w:r w:rsidRPr="006E37CD">
              <w:rPr>
                <w:rFonts w:ascii="Times New Roman" w:eastAsia="Times New Roman" w:hAnsi="Times New Roman" w:cs="Times New Roman"/>
                <w:b/>
                <w:bCs/>
                <w:sz w:val="24"/>
                <w:szCs w:val="24"/>
              </w:rPr>
              <w:t xml:space="preserve"/>
            </w:r>
            <w:proofErr w:type="spellStart"/>
            <w:r w:rsidRPr="006E37CD">
              <w:rPr>
                <w:rFonts w:ascii="Times New Roman" w:eastAsia="Times New Roman" w:hAnsi="Times New Roman" w:cs="Times New Roman"/>
                <w:b/>
                <w:bCs/>
                <w:sz w:val="24"/>
                <w:szCs w:val="24"/>
              </w:rPr>
              <w:t/>
            </w:r>
            <w:proofErr w:type="spellEnd"/>
            <w:r w:rsidRPr="006E37CD">
              <w:rPr>
                <w:rFonts w:ascii="Times New Roman" w:eastAsia="Times New Roman" w:hAnsi="Times New Roman" w:cs="Times New Roman"/>
                <w:b/>
                <w:bCs/>
                <w:sz w:val="24"/>
                <w:szCs w:val="24"/>
              </w:rPr>
              <w:t xml:space="preserve"/>
            </w:r>
            <w:proofErr w:type="spellStart"/>
            <w:r w:rsidRPr="006E37CD">
              <w:rPr>
                <w:rFonts w:ascii="Times New Roman" w:eastAsia="Times New Roman" w:hAnsi="Times New Roman" w:cs="Times New Roman"/>
                <w:b/>
                <w:bCs/>
                <w:sz w:val="24"/>
                <w:szCs w:val="24"/>
              </w:rPr>
              <w:t/>
            </w:r>
            <w:proofErr w:type="spellEnd"/>
            <w:r w:rsidRPr="006E37CD">
              <w:rPr>
                <w:rFonts w:ascii="Times New Roman" w:eastAsia="Times New Roman" w:hAnsi="Times New Roman" w:cs="Times New Roman"/>
                <w:b/>
                <w:bCs/>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w:r>
            <w:r w:rsidRPr="006E37CD">
              <w:rPr>
                <w:rFonts w:ascii="Times New Roman" w:eastAsia="Times New Roman" w:hAnsi="Times New Roman" w:cs="Times New Roman"/>
                <w:sz w:val="24"/>
                <w:szCs w:val="24"/>
              </w:rPr>
              <w:br/>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w:r>
          </w:p>
          <w:p ns2:paraId="5680C100" ns2:textId="31A68B88" w:rsidR="005D2F44" w:rsidRPr="006E37CD" w:rsidRDefault="005D2F44" w:rsidP="00C822EE">
            <w:pPr>
              <w:jc w:val="both"/>
              <w:rPr>
                <w:rFonts w:ascii="Times New Roman" w:hAnsi="Times New Roman" w:cs="Times New Roman"/>
                <w:color w:val="000000" w:themeColor="text1"/>
                <w:sz w:val="24"/>
                <w:szCs w:val="24"/>
              </w:rPr>
            </w:pPr>
          </w:p>
        </w:tc>
      </w:tr>
      <w:tr w:rsidR="005D2F44" w:rsidRPr="00E40489" ns2:paraId="5680C107" ns2:textId="77777777" w:rsidTr="006E37CD">
        <w:trPr>
          <w:trHeight w:val="60"/>
        </w:trPr>
        <w:tc>
          <w:tcPr>
            <w:tcW w:w="681" w:type="dxa"/>
            <w:shd w:val="clear" w:color="FFFFFF" w:fill="auto"/>
          </w:tcPr>
          <w:p ns2:paraId="5680C105"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4.2.</w:t>
            </w:r>
          </w:p>
        </w:tc>
        <w:tc>
          <w:tcPr>
            <w:tcW w:w="9937" w:type="dxa"/>
            <w:gridSpan w:val="8"/>
            <w:shd w:val="clear" w:color="FFFFFF" w:fill="auto"/>
            <w:vAlign w:val="bottom"/>
          </w:tcPr>
          <w:p ns2:paraId="1E9C221E" ns2:textId="77777777" w:rsidR="006E37CD" w:rsidRPr="006E37CD" w:rsidRDefault="006E37CD" w:rsidP="006E37CD">
            <w:pPr>
              <w:rPr>
                <w:rFonts w:ascii="Times New Roman" w:eastAsia="Times New Roman" w:hAnsi="Times New Roman" w:cs="Times New Roman"/>
                <w:sz w:val="24"/>
                <w:szCs w:val="24"/>
              </w:rPr>
            </w:pPr>
            <w:proofErr w:type="spellStart"/>
            <w:r w:rsidRPr="006E37CD">
              <w:rPr>
                <w:rFonts w:ascii="Times New Roman" w:eastAsia="Times New Roman" w:hAnsi="Times New Roman" w:cs="Times New Roman"/>
                <w:sz w:val="24"/>
                <w:szCs w:val="24"/>
              </w:rPr>
              <w:t xml:space="preserve">Буюртмачи Ижрочига кўрсатилган хизматлар ҳажми, сифати ва натижаларига қараб, Буюртмачи томонидан белгиланадиган миқдорда қўшимча рағбатлантириш тўлашга ҳақли. Қўшимча Рағбатлантиришнинг тўланиши тегишли ҳисобот даври учун чиқарилган Буюртмачи буйруғи билан расмийлаштирилади.</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xml:space="preserve"/>
            </w:r>
            <w:proofErr w:type="spellStart"/>
            <w:r w:rsidRPr="006E37CD">
              <w:rPr>
                <w:rFonts w:ascii="Times New Roman" w:eastAsia="Times New Roman" w:hAnsi="Times New Roman" w:cs="Times New Roman"/>
                <w:sz w:val="24"/>
                <w:szCs w:val="24"/>
              </w:rPr>
              <w:t/>
            </w:r>
            <w:proofErr w:type="spellEnd"/>
            <w:r w:rsidRPr="006E37CD">
              <w:rPr>
                <w:rFonts w:ascii="Times New Roman" w:eastAsia="Times New Roman" w:hAnsi="Times New Roman" w:cs="Times New Roman"/>
                <w:sz w:val="24"/>
                <w:szCs w:val="24"/>
              </w:rPr>
              <w:t/>
            </w:r>
          </w:p>
          <w:p ns2:paraId="5680C106" ns2:textId="04BE9664" w:rsidR="005D2F44" w:rsidRPr="002110F4" w:rsidRDefault="005D2F44" w:rsidP="004D1BE1">
            <w:pPr>
              <w:jc w:val="both"/>
              <w:rPr>
                <w:rFonts w:ascii="Times New Roman" w:hAnsi="Times New Roman" w:cs="Times New Roman"/>
                <w:sz w:val="24"/>
                <w:szCs w:val="24"/>
              </w:rPr>
            </w:pPr>
          </w:p>
        </w:tc>
      </w:tr>
      <w:tr w:rsidR="005D2F44" w:rsidRPr="00E40489" ns2:paraId="5680C10A" ns2:textId="77777777" w:rsidTr="006E37CD">
        <w:trPr>
          <w:trHeight w:val="60"/>
        </w:trPr>
        <w:tc>
          <w:tcPr>
            <w:tcW w:w="681" w:type="dxa"/>
            <w:shd w:val="clear" w:color="FFFFFF" w:fill="auto"/>
          </w:tcPr>
          <w:p ns2:paraId="5680C108"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4.3.</w:t>
            </w:r>
          </w:p>
        </w:tc>
        <w:tc>
          <w:tcPr>
            <w:tcW w:w="9937" w:type="dxa"/>
            <w:gridSpan w:val="8"/>
            <w:shd w:val="clear" w:color="FFFFFF" w:fill="auto"/>
            <w:vAlign w:val="bottom"/>
          </w:tcPr>
          <w:p ns2:paraId="2990E16B" ns2:textId="77777777" w:rsidR="006E37CD" w:rsidRPr="006E37CD" w:rsidRDefault="006E37CD" w:rsidP="006E37CD">
            <w:pPr>
              <w:jc w:val="both"/>
              <w:rPr>
                <w:rFonts w:ascii="Times New Roman" w:hAnsi="Times New Roman" w:cs="Times New Roman"/>
                <w:sz w:val="24"/>
                <w:szCs w:val="24"/>
              </w:rPr>
            </w:pPr>
            <w:proofErr w:type="spellStart"/>
            <w:r w:rsidRPr="006E37CD">
              <w:rPr>
                <w:rFonts w:ascii="Times New Roman" w:hAnsi="Times New Roman" w:cs="Times New Roman"/>
                <w:sz w:val="24"/>
                <w:szCs w:val="24"/>
              </w:rPr>
              <w:t xml:space="preserve">Ҳисобот давридаги хизматлар қиймати учун тўлов Буюртмачи томонидан Томонлар тегишли Далолатномани имзолаганидан сўнг 5 (беш) иш кунидан кечиктирмай шартномада кўрсатилган Бажарувчининг банк ҳисоб рақамига пул ўтказиш йўли билан амалга оширилади (Бажарувчининг реквизитларига мувофиқ).</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xml:space="preserve"/>
            </w:r>
            <w:proofErr w:type="spellStart"/>
            <w:r w:rsidRPr="006E37CD">
              <w:rPr>
                <w:rFonts w:ascii="Times New Roman" w:hAnsi="Times New Roman" w:cs="Times New Roman"/>
                <w:sz w:val="24"/>
                <w:szCs w:val="24"/>
              </w:rPr>
              <w:t/>
            </w:r>
            <w:proofErr w:type="spellEnd"/>
            <w:r w:rsidRPr="006E37CD">
              <w:rPr>
                <w:rFonts w:ascii="Times New Roman" w:hAnsi="Times New Roman" w:cs="Times New Roman"/>
                <w:sz w:val="24"/>
                <w:szCs w:val="24"/>
              </w:rPr>
              <w:t/>
            </w:r>
          </w:p>
          <w:p ns2:paraId="5680C109" ns2:textId="71CEE76B" w:rsidR="005D2F44" w:rsidRPr="002110F4" w:rsidRDefault="005D2F44" w:rsidP="0075700F">
            <w:pPr>
              <w:jc w:val="both"/>
              <w:rPr>
                <w:rFonts w:ascii="Times New Roman" w:hAnsi="Times New Roman" w:cs="Times New Roman"/>
                <w:sz w:val="24"/>
                <w:szCs w:val="24"/>
              </w:rPr>
            </w:pPr>
          </w:p>
        </w:tc>
      </w:tr>
      <w:tr w:rsidR="005D2F44" w:rsidRPr="00E40489" ns2:paraId="5680C10D" ns2:textId="77777777" w:rsidTr="006E37CD">
        <w:trPr>
          <w:trHeight w:val="60"/>
        </w:trPr>
        <w:tc>
          <w:tcPr>
            <w:tcW w:w="681" w:type="dxa"/>
            <w:shd w:val="clear" w:color="FFFFFF" w:fill="auto"/>
          </w:tcPr>
          <w:p ns2:paraId="448BAAD1" ns2:textId="77777777" w:rsidR="005D2F4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4.4.</w:t>
            </w:r>
          </w:p>
          <w:p ns2:paraId="4E09FB22" ns2:textId="77777777" w:rsidR="006E37CD" w:rsidRDefault="006E37CD" w:rsidP="006E37CD">
            <w:pPr>
              <w:rPr>
                <w:rFonts w:ascii="Times New Roman" w:hAnsi="Times New Roman" w:cs="Times New Roman"/>
                <w:sz w:val="24"/>
                <w:szCs w:val="24"/>
              </w:rPr>
            </w:pPr>
          </w:p>
          <w:p ns2:paraId="022EB78C" ns2:textId="77777777" w:rsidR="006E37CD" w:rsidRDefault="006E37CD" w:rsidP="006E37CD">
            <w:pPr>
              <w:rPr>
                <w:rFonts w:ascii="Times New Roman" w:hAnsi="Times New Roman" w:cs="Times New Roman"/>
                <w:sz w:val="24"/>
                <w:szCs w:val="24"/>
              </w:rPr>
            </w:pPr>
          </w:p>
          <w:p ns2:paraId="5680C10B" ns2:textId="24C353E3" w:rsidR="006E37CD" w:rsidRPr="006E37CD" w:rsidRDefault="006E37CD" w:rsidP="006E37CD">
            <w:pPr>
              <w:rPr>
                <w:rFonts w:ascii="Times New Roman" w:hAnsi="Times New Roman" w:cs="Times New Roman"/>
                <w:sz w:val="24"/>
                <w:szCs w:val="24"/>
                <w:lang w:val="uz-Cyrl-UZ"/>
              </w:rPr>
            </w:pPr>
            <w:r>
              <w:rPr>
                <w:rFonts w:ascii="Times New Roman" w:hAnsi="Times New Roman" w:cs="Times New Roman"/>
                <w:sz w:val="24"/>
                <w:szCs w:val="24"/>
                <w:lang w:val="uz-Cyrl-UZ"/>
              </w:rPr>
              <w:t xml:space="preserve">4.5.   </w:t>
            </w:r>
          </w:p>
        </w:tc>
        <w:tc>
          <w:tcPr>
            <w:tcW w:w="9937" w:type="dxa"/>
            <w:gridSpan w:val="8"/>
            <w:shd w:val="clear" w:color="FFFFFF" w:fill="auto"/>
            <w:vAlign w:val="bottom"/>
          </w:tcPr>
          <w:p ns2:paraId="5F2F8FA8" ns2:textId="77777777" w:rsidR="005D2F44" w:rsidRPr="006E37CD" w:rsidRDefault="006E37CD">
            <w:pPr>
              <w:jc w:val="both"/>
              <w:rPr>
                <w:rFonts w:ascii="Times New Roman" w:hAnsi="Times New Roman" w:cs="Times New Roman"/>
                <w:sz w:val="24"/>
                <w:szCs w:val="24"/>
                <w:lang w:val="uz-Cyrl-UZ"/>
              </w:rPr>
            </w:pPr>
            <w:r w:rsidRPr="006E37CD">
              <w:rPr>
                <w:rFonts w:ascii="Times New Roman" w:hAnsi="Times New Roman" w:cs="Times New Roman"/>
                <w:sz w:val="24"/>
                <w:szCs w:val="24"/>
                <w:lang w:val="uz-Cyrl-UZ"/>
              </w:rPr>
              <w:t xml:space="preserve">Шартнома бўйича Томонлар ўртасидаги барча ҳисоб – китоблар Ўзбекистон Республикасининг миллий валютаси “Сўм”да амалга оширилади.</w:t>
            </w:r>
          </w:p>
          <w:p ns2:paraId="263CF827" ns2:textId="77777777" w:rsidR="006E37CD" w:rsidRPr="006E37CD" w:rsidRDefault="006E37CD">
            <w:pPr>
              <w:jc w:val="both"/>
              <w:rPr>
                <w:rFonts w:ascii="Times New Roman" w:hAnsi="Times New Roman" w:cs="Times New Roman"/>
                <w:sz w:val="24"/>
                <w:szCs w:val="24"/>
                <w:lang w:val="uz-Cyrl-UZ"/>
              </w:rPr>
            </w:pPr>
          </w:p>
          <w:p ns2:paraId="5680C10C" ns2:textId="44776A0F" w:rsidR="006E37CD" w:rsidRPr="006E37CD" w:rsidRDefault="006E37CD">
            <w:pPr>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Буюртмачи ушбу Шарнома шартларида назарда тутилмаган тўловларни амалга оширмайди.</w:t>
            </w:r>
          </w:p>
        </w:tc>
      </w:tr>
      <w:tr w:rsidR="005D2F44" w:rsidRPr="00E40489" w:rsidDel="00D008DE" ns2:paraId="5680C117" ns2:textId="59D59596" w:rsidTr="006E37CD">
        <w:trPr>
          <w:trHeight w:val="60"/>
          <w:del w:id="22" w:author="Davron Yakubov" w:date="2024-01-14T11:36:00Z"/>
        </w:trPr>
        <w:tc>
          <w:tcPr>
            <w:tcW w:w="681" w:type="dxa"/>
            <w:shd w:val="clear" w:color="FFFFFF" w:fill="auto"/>
            <w:vAlign w:val="bottom"/>
          </w:tcPr>
          <w:p ns2:paraId="5680C10E" ns2:textId="6915804F" w:rsidR="005D2F44" w:rsidRPr="002110F4" w:rsidDel="00D008DE" w:rsidRDefault="005D2F44">
            <w:pPr>
              <w:jc w:val="both"/>
              <w:rPr>
                <w:del w:id="23" w:author="Davron Yakubov" w:date="2024-01-14T11:36:00Z"/>
                <w:rFonts w:ascii="Times New Roman" w:hAnsi="Times New Roman" w:cs="Times New Roman"/>
                <w:sz w:val="24"/>
                <w:szCs w:val="24"/>
              </w:rPr>
            </w:pPr>
          </w:p>
        </w:tc>
        <w:tc>
          <w:tcPr>
            <w:tcW w:w="1209" w:type="dxa"/>
            <w:shd w:val="clear" w:color="FFFFFF" w:fill="auto"/>
            <w:vAlign w:val="bottom"/>
          </w:tcPr>
          <w:p ns2:paraId="5680C10F" ns2:textId="78E85900" w:rsidR="005D2F44" w:rsidRPr="002110F4" w:rsidDel="00D008DE" w:rsidRDefault="005D2F44">
            <w:pPr>
              <w:jc w:val="both"/>
              <w:rPr>
                <w:del w:id="24" w:author="Davron Yakubov" w:date="2024-01-14T11:36:00Z"/>
                <w:rFonts w:ascii="Times New Roman" w:hAnsi="Times New Roman" w:cs="Times New Roman"/>
                <w:sz w:val="24"/>
                <w:szCs w:val="24"/>
              </w:rPr>
            </w:pPr>
          </w:p>
        </w:tc>
        <w:tc>
          <w:tcPr>
            <w:tcW w:w="945" w:type="dxa"/>
            <w:shd w:val="clear" w:color="FFFFFF" w:fill="auto"/>
            <w:vAlign w:val="bottom"/>
          </w:tcPr>
          <w:p ns2:paraId="5680C110" ns2:textId="04AB40FA" w:rsidR="005D2F44" w:rsidRPr="002110F4" w:rsidDel="00D008DE" w:rsidRDefault="005D2F44">
            <w:pPr>
              <w:jc w:val="both"/>
              <w:rPr>
                <w:del w:id="25" w:author="Davron Yakubov" w:date="2024-01-14T11:36:00Z"/>
                <w:rFonts w:ascii="Times New Roman" w:hAnsi="Times New Roman" w:cs="Times New Roman"/>
                <w:sz w:val="24"/>
                <w:szCs w:val="24"/>
              </w:rPr>
            </w:pPr>
          </w:p>
        </w:tc>
        <w:tc>
          <w:tcPr>
            <w:tcW w:w="945" w:type="dxa"/>
            <w:shd w:val="clear" w:color="FFFFFF" w:fill="auto"/>
            <w:vAlign w:val="bottom"/>
          </w:tcPr>
          <w:p ns2:paraId="5680C111" ns2:textId="38E8608E" w:rsidR="005D2F44" w:rsidRPr="002110F4" w:rsidDel="00D008DE" w:rsidRDefault="005D2F44">
            <w:pPr>
              <w:jc w:val="both"/>
              <w:rPr>
                <w:del w:id="26" w:author="Davron Yakubov" w:date="2024-01-14T11:36:00Z"/>
                <w:rFonts w:ascii="Times New Roman" w:hAnsi="Times New Roman" w:cs="Times New Roman"/>
                <w:sz w:val="24"/>
                <w:szCs w:val="24"/>
              </w:rPr>
            </w:pPr>
          </w:p>
        </w:tc>
        <w:tc>
          <w:tcPr>
            <w:tcW w:w="945" w:type="dxa"/>
            <w:shd w:val="clear" w:color="FFFFFF" w:fill="auto"/>
            <w:vAlign w:val="bottom"/>
          </w:tcPr>
          <w:p ns2:paraId="5680C112" ns2:textId="45CD0818" w:rsidR="005D2F44" w:rsidRPr="002110F4" w:rsidDel="00D008DE" w:rsidRDefault="005D2F44">
            <w:pPr>
              <w:jc w:val="both"/>
              <w:rPr>
                <w:del w:id="27" w:author="Davron Yakubov" w:date="2024-01-14T11:36:00Z"/>
                <w:rFonts w:ascii="Times New Roman" w:hAnsi="Times New Roman" w:cs="Times New Roman"/>
                <w:sz w:val="24"/>
                <w:szCs w:val="24"/>
              </w:rPr>
            </w:pPr>
          </w:p>
        </w:tc>
        <w:tc>
          <w:tcPr>
            <w:tcW w:w="945" w:type="dxa"/>
            <w:shd w:val="clear" w:color="FFFFFF" w:fill="auto"/>
            <w:vAlign w:val="bottom"/>
          </w:tcPr>
          <w:p ns2:paraId="5680C113" ns2:textId="65BC58C2" w:rsidR="005D2F44" w:rsidRPr="002110F4" w:rsidDel="00D008DE" w:rsidRDefault="005D2F44">
            <w:pPr>
              <w:jc w:val="both"/>
              <w:rPr>
                <w:del w:id="28" w:author="Davron Yakubov" w:date="2024-01-14T11:36:00Z"/>
                <w:rFonts w:ascii="Times New Roman" w:hAnsi="Times New Roman" w:cs="Times New Roman"/>
                <w:sz w:val="24"/>
                <w:szCs w:val="24"/>
              </w:rPr>
            </w:pPr>
          </w:p>
        </w:tc>
        <w:tc>
          <w:tcPr>
            <w:tcW w:w="945" w:type="dxa"/>
            <w:shd w:val="clear" w:color="FFFFFF" w:fill="auto"/>
            <w:vAlign w:val="bottom"/>
          </w:tcPr>
          <w:p ns2:paraId="5680C114" ns2:textId="05A5F4BB" w:rsidR="005D2F44" w:rsidRPr="002110F4" w:rsidDel="00D008DE" w:rsidRDefault="005D2F44">
            <w:pPr>
              <w:jc w:val="both"/>
              <w:rPr>
                <w:del w:id="29" w:author="Davron Yakubov" w:date="2024-01-14T11:36:00Z"/>
                <w:rFonts w:ascii="Times New Roman" w:hAnsi="Times New Roman" w:cs="Times New Roman"/>
                <w:sz w:val="24"/>
                <w:szCs w:val="24"/>
              </w:rPr>
            </w:pPr>
          </w:p>
        </w:tc>
        <w:tc>
          <w:tcPr>
            <w:tcW w:w="945" w:type="dxa"/>
            <w:shd w:val="clear" w:color="FFFFFF" w:fill="auto"/>
            <w:vAlign w:val="bottom"/>
          </w:tcPr>
          <w:p ns2:paraId="5680C115" ns2:textId="4AAA4CC6" w:rsidR="005D2F44" w:rsidRPr="002110F4" w:rsidDel="00D008DE" w:rsidRDefault="005D2F44">
            <w:pPr>
              <w:jc w:val="both"/>
              <w:rPr>
                <w:del w:id="30" w:author="Davron Yakubov" w:date="2024-01-14T11:36:00Z"/>
                <w:rFonts w:ascii="Times New Roman" w:hAnsi="Times New Roman" w:cs="Times New Roman"/>
                <w:sz w:val="24"/>
                <w:szCs w:val="24"/>
              </w:rPr>
            </w:pPr>
          </w:p>
        </w:tc>
        <w:tc>
          <w:tcPr>
            <w:tcW w:w="3058" w:type="dxa"/>
            <w:shd w:val="clear" w:color="FFFFFF" w:fill="auto"/>
            <w:vAlign w:val="bottom"/>
          </w:tcPr>
          <w:p ns2:paraId="5680C116" ns2:textId="02503388" w:rsidR="005D2F44" w:rsidRPr="002110F4" w:rsidDel="00D008DE" w:rsidRDefault="005D2F44">
            <w:pPr>
              <w:jc w:val="both"/>
              <w:rPr>
                <w:del w:id="31" w:author="Davron Yakubov" w:date="2024-01-14T11:36:00Z"/>
                <w:rFonts w:ascii="Times New Roman" w:hAnsi="Times New Roman" w:cs="Times New Roman"/>
                <w:sz w:val="24"/>
                <w:szCs w:val="24"/>
              </w:rPr>
            </w:pPr>
          </w:p>
        </w:tc>
      </w:tr>
      <w:tr w:rsidR="005D2F44" w:rsidRPr="00E40489" ns2:paraId="5680C121" ns2:textId="77777777" w:rsidTr="006E37CD">
        <w:trPr>
          <w:trHeight w:val="60"/>
        </w:trPr>
        <w:tc>
          <w:tcPr>
            <w:tcW w:w="681" w:type="dxa"/>
            <w:shd w:val="clear" w:color="FFFFFF" w:fill="auto"/>
            <w:vAlign w:val="bottom"/>
          </w:tcPr>
          <w:p ns2:paraId="5680C118" ns2:textId="77777777" w:rsidR="005D2F44" w:rsidRPr="002110F4" w:rsidRDefault="005D2F44">
            <w:pPr>
              <w:jc w:val="both"/>
              <w:rPr>
                <w:rFonts w:ascii="Times New Roman" w:hAnsi="Times New Roman" w:cs="Times New Roman"/>
                <w:sz w:val="24"/>
                <w:szCs w:val="24"/>
              </w:rPr>
            </w:pPr>
          </w:p>
        </w:tc>
        <w:tc>
          <w:tcPr>
            <w:tcW w:w="1209" w:type="dxa"/>
            <w:shd w:val="clear" w:color="FFFFFF" w:fill="auto"/>
            <w:vAlign w:val="bottom"/>
          </w:tcPr>
          <w:p ns2:paraId="5680C119"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1A"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1B"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1C"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1D"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1E"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1F" ns2:textId="77777777" w:rsidR="005D2F44" w:rsidRPr="002110F4" w:rsidRDefault="005D2F44">
            <w:pPr>
              <w:jc w:val="both"/>
              <w:rPr>
                <w:rFonts w:ascii="Times New Roman" w:hAnsi="Times New Roman" w:cs="Times New Roman"/>
                <w:sz w:val="24"/>
                <w:szCs w:val="24"/>
              </w:rPr>
            </w:pPr>
          </w:p>
        </w:tc>
        <w:tc>
          <w:tcPr>
            <w:tcW w:w="3058" w:type="dxa"/>
            <w:shd w:val="clear" w:color="FFFFFF" w:fill="auto"/>
            <w:vAlign w:val="bottom"/>
          </w:tcPr>
          <w:p ns2:paraId="5680C120" ns2:textId="77777777" w:rsidR="005D2F44" w:rsidRPr="002110F4" w:rsidRDefault="005D2F44">
            <w:pPr>
              <w:jc w:val="both"/>
              <w:rPr>
                <w:rFonts w:ascii="Times New Roman" w:hAnsi="Times New Roman" w:cs="Times New Roman"/>
                <w:sz w:val="24"/>
                <w:szCs w:val="24"/>
              </w:rPr>
            </w:pPr>
          </w:p>
        </w:tc>
      </w:tr>
      <w:tr w:rsidR="005D2F44" w:rsidRPr="00E40489" ns2:paraId="5680C124" ns2:textId="77777777" w:rsidTr="006E37CD">
        <w:trPr>
          <w:trHeight w:val="60"/>
        </w:trPr>
        <w:tc>
          <w:tcPr>
            <w:tcW w:w="681" w:type="dxa"/>
            <w:shd w:val="clear" w:color="FFFFFF" w:fill="auto"/>
          </w:tcPr>
          <w:p ns2:paraId="5680C122" ns2:textId="77777777" w:rsidR="005D2F44" w:rsidRPr="002110F4" w:rsidRDefault="005D2F44">
            <w:pPr>
              <w:jc w:val="both"/>
              <w:rPr>
                <w:rFonts w:ascii="Times New Roman" w:hAnsi="Times New Roman" w:cs="Times New Roman"/>
                <w:sz w:val="24"/>
                <w:szCs w:val="24"/>
              </w:rPr>
            </w:pPr>
          </w:p>
        </w:tc>
        <w:tc>
          <w:tcPr>
            <w:tcW w:w="9937" w:type="dxa"/>
            <w:gridSpan w:val="8"/>
            <w:shd w:val="clear" w:color="FFFFFF" w:fill="auto"/>
            <w:vAlign w:val="bottom"/>
          </w:tcPr>
          <w:p ns2:paraId="529EFB9D" ns2:textId="77777777" w:rsidR="005D2F44" w:rsidRPr="002110F4" w:rsidRDefault="0038112A">
            <w:pPr>
              <w:jc w:val="center"/>
              <w:rPr>
                <w:ins w:id="32" w:author="Davron Yakubov" w:date="2024-01-14T11:37:00Z"/>
                <w:rFonts w:ascii="Times New Roman" w:hAnsi="Times New Roman" w:cs="Times New Roman"/>
                <w:b/>
                <w:sz w:val="24"/>
                <w:szCs w:val="24"/>
              </w:rPr>
            </w:pPr>
            <w:r w:rsidRPr="002110F4">
              <w:rPr>
                <w:rFonts w:ascii="Times New Roman" w:hAnsi="Times New Roman" w:cs="Times New Roman"/>
                <w:b/>
                <w:sz w:val="24"/>
                <w:szCs w:val="24"/>
              </w:rPr>
              <w:t xml:space="preserve">5. ТОМОНЛАРНИНГ ЖАВОБГАРЛИГИ</w:t>
            </w:r>
          </w:p>
          <w:p ns2:paraId="5680C123" ns2:textId="5B471FE2" w:rsidR="00D008DE" w:rsidRPr="002110F4" w:rsidRDefault="00D008DE">
            <w:pPr>
              <w:jc w:val="center"/>
              <w:rPr>
                <w:rFonts w:ascii="Times New Roman" w:hAnsi="Times New Roman" w:cs="Times New Roman"/>
                <w:b/>
                <w:sz w:val="24"/>
                <w:szCs w:val="24"/>
              </w:rPr>
            </w:pPr>
          </w:p>
        </w:tc>
      </w:tr>
      <w:tr w:rsidR="005D2F44" w:rsidRPr="00E40489" ns2:paraId="5680C127" ns2:textId="77777777" w:rsidTr="006E37CD">
        <w:trPr>
          <w:trHeight w:val="60"/>
        </w:trPr>
        <w:tc>
          <w:tcPr>
            <w:tcW w:w="681" w:type="dxa"/>
            <w:shd w:val="clear" w:color="FFFFFF" w:fill="auto"/>
          </w:tcPr>
          <w:p ns2:paraId="5680C125"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5.1.</w:t>
            </w:r>
          </w:p>
        </w:tc>
        <w:tc>
          <w:tcPr>
            <w:tcW w:w="9937" w:type="dxa"/>
            <w:gridSpan w:val="8"/>
            <w:shd w:val="clear" w:color="FFFFFF" w:fill="auto"/>
            <w:vAlign w:val="bottom"/>
          </w:tcPr>
          <w:p ns2:paraId="5680C126" ns2:textId="156090D7" w:rsidR="005D2F44" w:rsidRPr="002110F4" w:rsidRDefault="0038112A" w:rsidP="00927939">
            <w:pPr>
              <w:jc w:val="both"/>
              <w:rPr>
                <w:rFonts w:ascii="Times New Roman" w:hAnsi="Times New Roman" w:cs="Times New Roman"/>
                <w:sz w:val="24"/>
                <w:szCs w:val="24"/>
              </w:rPr>
            </w:pPr>
            <w:proofErr w:type="spellStart"/>
            <w:r w:rsidRPr="002110F4">
              <w:rPr>
                <w:rFonts w:ascii="Times New Roman" w:hAnsi="Times New Roman" w:cs="Times New Roman"/>
                <w:sz w:val="24"/>
                <w:szCs w:val="24"/>
              </w:rPr>
              <w:t xml:space="preserve">Томонлар ушбу шартнома бўйича ўз мажбуриятларини бажармаганликлари ва ёки лозим даражада бажармаганликлари учун Ўзбекистон Республикасининг амалдаги қонунчилигига ва ушбу Шартномага мувофиқ жавобгар бўладилар.</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927939">
              <w:rPr>
                <w:rFonts w:ascii="Times New Roman" w:hAnsi="Times New Roman" w:cs="Times New Roman"/>
                <w:sz w:val="24"/>
                <w:szCs w:val="24"/>
                <w:lang w:val="uz-Cyrl-UZ"/>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0075700F">
              <w:rPr>
                <w:rFonts w:ascii="Times New Roman" w:hAnsi="Times New Roman" w:cs="Times New Roman"/>
                <w:sz w:val="24"/>
                <w:szCs w:val="24"/>
              </w:rPr>
              <w:t/>
            </w:r>
            <w:proofErr w:type="spellEnd"/>
            <w:r w:rsidR="0075700F">
              <w:rPr>
                <w:rFonts w:ascii="Times New Roman" w:hAnsi="Times New Roman" w:cs="Times New Roman"/>
                <w:sz w:val="24"/>
                <w:szCs w:val="24"/>
              </w:rPr>
              <w:t xml:space="preserve"/>
            </w:r>
            <w:proofErr w:type="spellStart"/>
            <w:r w:rsidR="0075700F">
              <w:rPr>
                <w:rFonts w:ascii="Times New Roman" w:hAnsi="Times New Roman" w:cs="Times New Roman"/>
                <w:sz w:val="24"/>
                <w:szCs w:val="24"/>
              </w:rPr>
              <w:t/>
            </w:r>
            <w:proofErr w:type="spellEnd"/>
            <w:r w:rsidR="0075700F">
              <w:rPr>
                <w:rFonts w:ascii="Times New Roman" w:hAnsi="Times New Roman" w:cs="Times New Roman"/>
                <w:sz w:val="24"/>
                <w:szCs w:val="24"/>
              </w:rPr>
              <w:t xml:space="preserve"/>
            </w:r>
            <w:r w:rsidR="0075700F">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w:r>
          </w:p>
        </w:tc>
      </w:tr>
      <w:tr w:rsidR="005D2F44" w:rsidRPr="00E40489" ns2:paraId="5680C12A" ns2:textId="77777777" w:rsidTr="006E37CD">
        <w:trPr>
          <w:trHeight w:val="60"/>
        </w:trPr>
        <w:tc>
          <w:tcPr>
            <w:tcW w:w="681" w:type="dxa"/>
            <w:shd w:val="clear" w:color="FFFFFF" w:fill="auto"/>
          </w:tcPr>
          <w:p ns2:paraId="5680C128"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5.2.</w:t>
            </w:r>
          </w:p>
        </w:tc>
        <w:tc>
          <w:tcPr>
            <w:tcW w:w="9937" w:type="dxa"/>
            <w:gridSpan w:val="8"/>
            <w:shd w:val="clear" w:color="FFFFFF" w:fill="auto"/>
            <w:vAlign w:val="bottom"/>
          </w:tcPr>
          <w:p ns2:paraId="5680C129" ns2:textId="73FCDCF9" w:rsidR="005D2F44" w:rsidRPr="002110F4" w:rsidRDefault="003F5CC6" w:rsidP="00927939">
            <w:pPr>
              <w:jc w:val="both"/>
              <w:rPr>
                <w:rFonts w:ascii="Times New Roman" w:hAnsi="Times New Roman" w:cs="Times New Roman"/>
                <w:sz w:val="24"/>
                <w:szCs w:val="24"/>
              </w:rPr>
            </w:pPr>
            <w:r w:rsidRPr="00957C12">
              <w:rPr>
                <w:rFonts w:ascii="Times New Roman" w:hAnsi="Times New Roman" w:cs="Times New Roman"/>
                <w:sz w:val="24"/>
                <w:szCs w:val="24"/>
              </w:rPr>
              <w:t xml:space="preserve">Агарда Хизматлар Буюртмачи томонидан нотўғри кўрсатилган ёки лозим даражада кўрсатилмаган бўлса, Буюртмачи Шартномани бажаришни рад этиш санасидан камида 5 (беш) календар кун олдин Бажарувчига ёзма равишда хабар берган ҳолда шартномани бир томонлама бекор қилишга ҳақлидир ва ушбу ҳолат юзага келган тақдирда Бажарувчи Буюртмачидан ушбу Шартноманинг 4.1-бандида кўрсатилган хизмат нархининг 15% миқдорида жарима қийматини ушлаб қолишга хақли. Шу билан бирга, Буюртмачи Бажарувчига шартномани бекор қилиниши муносабати билан етказилиши мумкин бўлган ҳар қандай зарарни қопламайди. Бажарувчининг зарарлари Буюртмачи томонидан қопланмайди.</w:t>
            </w:r>
            <w:r w:rsidRPr="00957C12">
              <w:rPr>
                <w:rFonts w:ascii="Times New Roman" w:hAnsi="Times New Roman" w:cs="Times New Roman"/>
                <w:sz w:val="24"/>
                <w:szCs w:val="24"/>
                <w:lang w:val="uz-Cyrl-UZ"/>
              </w:rPr>
              <w:t/>
            </w:r>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r w:rsidR="0075700F" w:rsidRPr="00957C12">
              <w:rPr>
                <w:rFonts w:ascii="Times New Roman" w:hAnsi="Times New Roman" w:cs="Times New Roman"/>
                <w:sz w:val="24"/>
                <w:szCs w:val="24"/>
              </w:rPr>
              <w:t/>
            </w:r>
            <w:proofErr w:type="spellEnd"/>
            <w:r w:rsidR="0075700F" w:rsidRPr="00957C12">
              <w:rPr>
                <w:rFonts w:ascii="Times New Roman" w:hAnsi="Times New Roman" w:cs="Times New Roman"/>
                <w:sz w:val="24"/>
                <w:szCs w:val="24"/>
              </w:rPr>
              <w:t xml:space="preserve"/>
            </w:r>
            <w:r w:rsidRPr="00957C12">
              <w:rPr>
                <w:rFonts w:ascii="Times New Roman" w:hAnsi="Times New Roman" w:cs="Times New Roman"/>
                <w:sz w:val="24"/>
                <w:szCs w:val="24"/>
                <w:lang w:val="uz-Cyrl-UZ"/>
              </w:rPr>
              <w:t/>
            </w:r>
            <w:r w:rsidR="0038112A" w:rsidRPr="00957C12">
              <w:rPr>
                <w:rFonts w:ascii="Times New Roman" w:hAnsi="Times New Roman" w:cs="Times New Roman"/>
                <w:sz w:val="24"/>
                <w:szCs w:val="24"/>
              </w:rPr>
              <w:t xml:space="preserve"/>
            </w:r>
            <w:proofErr w:type="spellStart"/>
            <w:r w:rsidR="0038112A" w:rsidRPr="00957C12">
              <w:rPr>
                <w:rFonts w:ascii="Times New Roman" w:hAnsi="Times New Roman" w:cs="Times New Roman"/>
                <w:sz w:val="24"/>
                <w:szCs w:val="24"/>
              </w:rPr>
              <w:t/>
            </w:r>
            <w:proofErr w:type="spellEnd"/>
            <w:r w:rsidR="0038112A" w:rsidRPr="00957C12">
              <w:rPr>
                <w:rFonts w:ascii="Times New Roman" w:hAnsi="Times New Roman" w:cs="Times New Roman"/>
                <w:sz w:val="24"/>
                <w:szCs w:val="24"/>
              </w:rPr>
              <w:t xml:space="preserve"/>
            </w:r>
            <w:proofErr w:type="spellStart"/>
            <w:r w:rsidR="0038112A" w:rsidRPr="00957C12">
              <w:rPr>
                <w:rFonts w:ascii="Times New Roman" w:hAnsi="Times New Roman" w:cs="Times New Roman"/>
                <w:sz w:val="24"/>
                <w:szCs w:val="24"/>
              </w:rPr>
              <w:t/>
            </w:r>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005E66EC" w:rsidRPr="00957C12">
              <w:rPr>
                <w:rFonts w:ascii="Times New Roman" w:hAnsi="Times New Roman" w:cs="Times New Roman"/>
                <w:sz w:val="24"/>
                <w:szCs w:val="24"/>
                <w:lang w:val="uz-Cyrl-UZ"/>
              </w:rPr>
              <w:t xml:space="preserve"/>
            </w:r>
            <w:r w:rsidRPr="00957C12">
              <w:rPr>
                <w:rFonts w:ascii="Times New Roman" w:hAnsi="Times New Roman" w:cs="Times New Roman"/>
                <w:sz w:val="24"/>
                <w:szCs w:val="24"/>
              </w:rPr>
              <w:t xml:space="preserve"/>
            </w:r>
            <w:proofErr w:type="spellStart"/>
            <w:r w:rsidR="0075700F" w:rsidRPr="00957C12">
              <w:rPr>
                <w:rFonts w:ascii="Times New Roman" w:hAnsi="Times New Roman" w:cs="Times New Roman"/>
                <w:sz w:val="24"/>
                <w:szCs w:val="24"/>
              </w:rPr>
              <w:t/>
            </w:r>
            <w:proofErr w:type="spellEnd"/>
            <w:r w:rsidR="0075700F" w:rsidRPr="00957C12">
              <w:rPr>
                <w:rFonts w:ascii="Times New Roman" w:hAnsi="Times New Roman" w:cs="Times New Roman"/>
                <w:sz w:val="24"/>
                <w:szCs w:val="24"/>
              </w:rPr>
              <w:t xml:space="preserve"/>
            </w:r>
            <w:proofErr w:type="spellStart"/>
            <w:r w:rsidR="0075700F" w:rsidRPr="00957C12">
              <w:rPr>
                <w:rFonts w:ascii="Times New Roman" w:hAnsi="Times New Roman" w:cs="Times New Roman"/>
                <w:sz w:val="24"/>
                <w:szCs w:val="24"/>
              </w:rPr>
              <w:t/>
            </w:r>
            <w:proofErr w:type="spellEnd"/>
            <w:r w:rsidR="0075700F"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r w:rsidR="005E66EC" w:rsidRPr="00957C12">
              <w:rPr>
                <w:rFonts w:ascii="Times New Roman" w:hAnsi="Times New Roman" w:cs="Times New Roman"/>
                <w:sz w:val="24"/>
                <w:szCs w:val="24"/>
              </w:rPr>
              <w:br/>
            </w:r>
            <w:r w:rsidRPr="00957C12">
              <w:rPr>
                <w:rFonts w:ascii="Times New Roman" w:hAnsi="Times New Roman" w:cs="Times New Roman"/>
                <w:sz w:val="24"/>
                <w:szCs w:val="24"/>
              </w:rPr>
              <w:t/>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00EA34F8" w:rsidRPr="00957C12">
              <w:rPr>
                <w:rFonts w:ascii="Times New Roman" w:hAnsi="Times New Roman" w:cs="Times New Roman"/>
                <w:sz w:val="24"/>
                <w:szCs w:val="24"/>
              </w:rPr>
              <w:t/>
            </w:r>
            <w:r w:rsidR="0038112A" w:rsidRPr="00957C12">
              <w:rPr>
                <w:rFonts w:ascii="Times New Roman" w:hAnsi="Times New Roman" w:cs="Times New Roman"/>
                <w:sz w:val="24"/>
                <w:szCs w:val="24"/>
              </w:rPr>
              <w:t/>
            </w:r>
            <w:proofErr w:type="spellEnd"/>
            <w:r w:rsidR="0038112A" w:rsidRPr="00957C12">
              <w:rPr>
                <w:rFonts w:ascii="Times New Roman" w:hAnsi="Times New Roman" w:cs="Times New Roman"/>
                <w:sz w:val="24"/>
                <w:szCs w:val="24"/>
              </w:rPr>
              <w:t xml:space="preserve"/>
            </w:r>
            <w:proofErr w:type="spellStart"/>
            <w:r w:rsidR="0038112A" w:rsidRPr="00957C12">
              <w:rPr>
                <w:rFonts w:ascii="Times New Roman" w:hAnsi="Times New Roman" w:cs="Times New Roman"/>
                <w:sz w:val="24"/>
                <w:szCs w:val="24"/>
              </w:rPr>
              <w:t/>
            </w:r>
            <w:r w:rsidR="0075700F" w:rsidRPr="00957C12">
              <w:rPr>
                <w:rFonts w:ascii="Times New Roman" w:hAnsi="Times New Roman" w:cs="Times New Roman"/>
                <w:sz w:val="24"/>
                <w:szCs w:val="24"/>
              </w:rPr>
              <w:t/>
            </w:r>
            <w:proofErr w:type="spellEnd"/>
            <w:r w:rsidR="0075700F" w:rsidRPr="00957C12">
              <w:rPr>
                <w:rFonts w:ascii="Times New Roman" w:hAnsi="Times New Roman" w:cs="Times New Roman"/>
                <w:sz w:val="24"/>
                <w:szCs w:val="24"/>
              </w:rPr>
              <w:t xml:space="preserve"/>
            </w:r>
            <w:proofErr w:type="spellStart"/>
            <w:r w:rsidR="0075700F" w:rsidRPr="00957C12">
              <w:rPr>
                <w:rFonts w:ascii="Times New Roman" w:hAnsi="Times New Roman" w:cs="Times New Roman"/>
                <w:sz w:val="24"/>
                <w:szCs w:val="24"/>
              </w:rPr>
              <w:t/>
            </w:r>
            <w:proofErr w:type="spellEnd"/>
            <w:r w:rsidR="0075700F" w:rsidRPr="00957C12">
              <w:rPr>
                <w:rFonts w:ascii="Times New Roman" w:hAnsi="Times New Roman" w:cs="Times New Roman"/>
                <w:sz w:val="24"/>
                <w:szCs w:val="24"/>
              </w:rPr>
              <w:t xml:space="preserve"/>
            </w:r>
            <w:proofErr w:type="spellStart"/>
            <w:r w:rsidR="0075700F" w:rsidRPr="00957C12">
              <w:rPr>
                <w:rFonts w:ascii="Times New Roman" w:hAnsi="Times New Roman" w:cs="Times New Roman"/>
                <w:sz w:val="24"/>
                <w:szCs w:val="24"/>
              </w:rPr>
              <w:t/>
            </w:r>
            <w:proofErr w:type="spellEnd"/>
            <w:r w:rsidR="0075700F" w:rsidRPr="00957C12">
              <w:rPr>
                <w:rFonts w:ascii="Times New Roman" w:hAnsi="Times New Roman" w:cs="Times New Roman"/>
                <w:sz w:val="24"/>
                <w:szCs w:val="24"/>
              </w:rPr>
              <w:t xml:space="preserve"/>
            </w:r>
            <w:proofErr w:type="spellStart"/>
            <w:r w:rsidR="0075700F" w:rsidRPr="00957C12">
              <w:rPr>
                <w:rFonts w:ascii="Times New Roman" w:hAnsi="Times New Roman" w:cs="Times New Roman"/>
                <w:sz w:val="24"/>
                <w:szCs w:val="24"/>
              </w:rPr>
              <w:t/>
            </w:r>
            <w:proofErr w:type="spellEnd"/>
            <w:r w:rsidR="0075700F" w:rsidRPr="00957C12">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38112A" w:rsidRPr="00957C12">
              <w:rPr>
                <w:rFonts w:ascii="Times New Roman" w:hAnsi="Times New Roman" w:cs="Times New Roman"/>
                <w:sz w:val="24"/>
                <w:szCs w:val="24"/>
              </w:rPr>
              <w:t/>
            </w:r>
            <w:proofErr w:type="spellEnd"/>
            <w:r w:rsidR="0038112A" w:rsidRPr="00957C12">
              <w:rPr>
                <w:rFonts w:ascii="Times New Roman" w:hAnsi="Times New Roman" w:cs="Times New Roman"/>
                <w:sz w:val="24"/>
                <w:szCs w:val="24"/>
              </w:rPr>
              <w:t xml:space="preserve"/>
            </w:r>
            <w:proofErr w:type="spellStart"/>
            <w:r w:rsidR="0038112A" w:rsidRPr="00957C12">
              <w:rPr>
                <w:rFonts w:ascii="Times New Roman" w:hAnsi="Times New Roman" w:cs="Times New Roman"/>
                <w:sz w:val="24"/>
                <w:szCs w:val="24"/>
              </w:rPr>
              <w:t/>
            </w:r>
            <w:proofErr w:type="spellEnd"/>
            <w:r w:rsidR="0038112A" w:rsidRPr="00957C12">
              <w:rPr>
                <w:rFonts w:ascii="Times New Roman" w:hAnsi="Times New Roman" w:cs="Times New Roman"/>
                <w:sz w:val="24"/>
                <w:szCs w:val="24"/>
              </w:rPr>
              <w:t xml:space="preserve"/>
            </w:r>
            <w:proofErr w:type="spellStart"/>
            <w:r w:rsidR="0038112A" w:rsidRPr="00957C12">
              <w:rPr>
                <w:rFonts w:ascii="Times New Roman" w:hAnsi="Times New Roman" w:cs="Times New Roman"/>
                <w:sz w:val="24"/>
                <w:szCs w:val="24"/>
              </w:rPr>
              <w:t/>
            </w:r>
            <w:proofErr w:type="spellEnd"/>
            <w:r w:rsidR="0038112A" w:rsidRPr="00957C12">
              <w:rPr>
                <w:rFonts w:ascii="Times New Roman" w:hAnsi="Times New Roman" w:cs="Times New Roman"/>
                <w:sz w:val="24"/>
                <w:szCs w:val="24"/>
              </w:rPr>
              <w:t xml:space="preserve"/>
            </w:r>
            <w:proofErr w:type="spellStart"/>
            <w:r w:rsidR="0038112A" w:rsidRPr="00957C12">
              <w:rPr>
                <w:rFonts w:ascii="Times New Roman" w:hAnsi="Times New Roman" w:cs="Times New Roman"/>
                <w:sz w:val="24"/>
                <w:szCs w:val="24"/>
              </w:rPr>
              <w:t/>
            </w:r>
            <w:proofErr w:type="spellEnd"/>
            <w:r w:rsidR="0038112A" w:rsidRPr="00957C12">
              <w:rPr>
                <w:rFonts w:ascii="Times New Roman" w:hAnsi="Times New Roman" w:cs="Times New Roman"/>
                <w:sz w:val="24"/>
                <w:szCs w:val="24"/>
              </w:rPr>
              <w:t xml:space="preserve"/>
            </w:r>
            <w:proofErr w:type="spellStart"/>
            <w:r w:rsidR="0038112A" w:rsidRPr="00957C12">
              <w:rPr>
                <w:rFonts w:ascii="Times New Roman" w:hAnsi="Times New Roman" w:cs="Times New Roman"/>
                <w:sz w:val="24"/>
                <w:szCs w:val="24"/>
              </w:rPr>
              <w:t/>
            </w:r>
            <w:proofErr w:type="spellEnd"/>
            <w:r w:rsidR="0038112A" w:rsidRPr="00957C12">
              <w:rPr>
                <w:rFonts w:ascii="Times New Roman" w:hAnsi="Times New Roman" w:cs="Times New Roman"/>
                <w:sz w:val="24"/>
                <w:szCs w:val="24"/>
              </w:rPr>
              <w:t xml:space="preserve"/>
            </w:r>
            <w:proofErr w:type="spellStart"/>
            <w:r w:rsidR="0038112A" w:rsidRPr="00957C12">
              <w:rPr>
                <w:rFonts w:ascii="Times New Roman" w:hAnsi="Times New Roman" w:cs="Times New Roman"/>
                <w:sz w:val="24"/>
                <w:szCs w:val="24"/>
              </w:rPr>
              <w:t/>
            </w:r>
            <w:proofErr w:type="spellEnd"/>
            <w:r w:rsidR="0038112A" w:rsidRPr="00957C12">
              <w:rPr>
                <w:rFonts w:ascii="Times New Roman" w:hAnsi="Times New Roman" w:cs="Times New Roman"/>
                <w:sz w:val="24"/>
                <w:szCs w:val="24"/>
              </w:rPr>
              <w:t xml:space="preserve"/>
            </w:r>
            <w:proofErr w:type="spellStart"/>
            <w:r w:rsidR="0038112A" w:rsidRPr="00957C12">
              <w:rPr>
                <w:rFonts w:ascii="Times New Roman" w:hAnsi="Times New Roman" w:cs="Times New Roman"/>
                <w:sz w:val="24"/>
                <w:szCs w:val="24"/>
              </w:rPr>
              <w:t/>
            </w:r>
            <w:proofErr w:type="spellEnd"/>
            <w:r w:rsidR="0038112A" w:rsidRPr="00957C12">
              <w:rPr>
                <w:rFonts w:ascii="Times New Roman" w:hAnsi="Times New Roman" w:cs="Times New Roman"/>
                <w:sz w:val="24"/>
                <w:szCs w:val="24"/>
              </w:rPr>
              <w:t xml:space="preserve"/>
            </w:r>
            <w:r w:rsidR="005E66EC" w:rsidRPr="00957C12">
              <w:rPr>
                <w:rFonts w:ascii="Times New Roman" w:hAnsi="Times New Roman" w:cs="Times New Roman"/>
                <w:sz w:val="24"/>
                <w:szCs w:val="24"/>
                <w:lang w:val="uz-Cyrl-UZ"/>
              </w:rPr>
              <w:t/>
            </w:r>
            <w:proofErr w:type="spellStart"/>
            <w:r w:rsidR="005E66EC" w:rsidRPr="00957C12">
              <w:rPr>
                <w:rFonts w:ascii="Times New Roman" w:hAnsi="Times New Roman" w:cs="Times New Roman"/>
                <w:sz w:val="24"/>
                <w:szCs w:val="24"/>
              </w:rPr>
              <w:t/>
            </w:r>
            <w:proofErr w:type="spellEnd"/>
            <w:r w:rsidR="005E66EC" w:rsidRPr="00957C12">
              <w:rPr>
                <w:rFonts w:ascii="Times New Roman" w:hAnsi="Times New Roman" w:cs="Times New Roman"/>
                <w:sz w:val="24"/>
                <w:szCs w:val="24"/>
              </w:rPr>
              <w:t xml:space="preserve"/>
            </w:r>
            <w:proofErr w:type="spellStart"/>
            <w:r w:rsidR="005E66EC" w:rsidRPr="00957C12">
              <w:rPr>
                <w:rFonts w:ascii="Times New Roman" w:hAnsi="Times New Roman" w:cs="Times New Roman"/>
                <w:sz w:val="24"/>
                <w:szCs w:val="24"/>
              </w:rPr>
              <w:t/>
            </w:r>
            <w:proofErr w:type="spellEnd"/>
            <w:r w:rsidR="005E66EC" w:rsidRPr="00957C12">
              <w:rPr>
                <w:rFonts w:ascii="Times New Roman" w:hAnsi="Times New Roman" w:cs="Times New Roman"/>
                <w:sz w:val="24"/>
                <w:szCs w:val="24"/>
              </w:rPr>
              <w:t xml:space="preserve"/>
            </w:r>
            <w:proofErr w:type="spellStart"/>
            <w:r w:rsidR="005E66EC" w:rsidRPr="00957C12">
              <w:rPr>
                <w:rFonts w:ascii="Times New Roman" w:hAnsi="Times New Roman" w:cs="Times New Roman"/>
                <w:sz w:val="24"/>
                <w:szCs w:val="24"/>
              </w:rPr>
              <w:t/>
            </w:r>
            <w:proofErr w:type="spellEnd"/>
            <w:r w:rsidR="005E66EC" w:rsidRPr="00957C12">
              <w:rPr>
                <w:rFonts w:ascii="Times New Roman" w:hAnsi="Times New Roman" w:cs="Times New Roman"/>
                <w:sz w:val="24"/>
                <w:szCs w:val="24"/>
              </w:rPr>
              <w:t xml:space="preserve"/>
            </w:r>
            <w:proofErr w:type="spellStart"/>
            <w:r w:rsidR="005E66EC" w:rsidRPr="00957C12">
              <w:rPr>
                <w:rFonts w:ascii="Times New Roman" w:hAnsi="Times New Roman" w:cs="Times New Roman"/>
                <w:sz w:val="24"/>
                <w:szCs w:val="24"/>
              </w:rPr>
              <w:t/>
            </w:r>
            <w:proofErr w:type="spellEnd"/>
            <w:r w:rsidR="005E66EC" w:rsidRPr="00957C12">
              <w:rPr>
                <w:rFonts w:ascii="Times New Roman" w:hAnsi="Times New Roman" w:cs="Times New Roman"/>
                <w:sz w:val="24"/>
                <w:szCs w:val="24"/>
              </w:rPr>
              <w:t xml:space="preserve"/>
            </w:r>
            <w:proofErr w:type="spellStart"/>
            <w:r w:rsidR="005E66EC" w:rsidRPr="00957C12">
              <w:rPr>
                <w:rFonts w:ascii="Times New Roman" w:hAnsi="Times New Roman" w:cs="Times New Roman"/>
                <w:sz w:val="24"/>
                <w:szCs w:val="24"/>
              </w:rPr>
              <w:t/>
            </w:r>
            <w:proofErr w:type="spellEnd"/>
            <w:r w:rsidR="0038112A" w:rsidRPr="00957C12">
              <w:rPr>
                <w:rFonts w:ascii="Times New Roman" w:hAnsi="Times New Roman" w:cs="Times New Roman"/>
                <w:sz w:val="24"/>
                <w:szCs w:val="24"/>
              </w:rPr>
              <w:t xml:space="preserve"/>
            </w:r>
            <w:proofErr w:type="spellStart"/>
            <w:r w:rsidR="00EA34F8" w:rsidRPr="00957C12">
              <w:rPr>
                <w:rFonts w:ascii="Times New Roman" w:hAnsi="Times New Roman" w:cs="Times New Roman"/>
                <w:sz w:val="24"/>
                <w:szCs w:val="24"/>
              </w:rPr>
              <w:t/>
            </w:r>
            <w:proofErr w:type="spellEnd"/>
            <w:r w:rsidR="0038112A" w:rsidRPr="00957C12">
              <w:rPr>
                <w:rFonts w:ascii="Times New Roman" w:hAnsi="Times New Roman" w:cs="Times New Roman"/>
                <w:sz w:val="24"/>
                <w:szCs w:val="24"/>
              </w:rPr>
              <w:t xml:space="preserve"/>
            </w:r>
            <w:proofErr w:type="spellStart"/>
            <w:r w:rsidR="001B30DB" w:rsidRPr="00957C12">
              <w:rPr>
                <w:rFonts w:ascii="Times New Roman" w:hAnsi="Times New Roman" w:cs="Times New Roman"/>
                <w:sz w:val="24"/>
                <w:szCs w:val="24"/>
              </w:rPr>
              <w:t/>
            </w:r>
            <w:r w:rsidR="005E66EC" w:rsidRPr="00957C12">
              <w:rPr>
                <w:rFonts w:ascii="Times New Roman" w:hAnsi="Times New Roman" w:cs="Times New Roman"/>
                <w:sz w:val="24"/>
                <w:szCs w:val="24"/>
              </w:rPr>
              <w:t/>
            </w:r>
            <w:proofErr w:type="spellEnd"/>
            <w:r w:rsidR="0038112A" w:rsidRPr="00957C12">
              <w:rPr>
                <w:rFonts w:ascii="Times New Roman" w:hAnsi="Times New Roman" w:cs="Times New Roman"/>
                <w:sz w:val="24"/>
                <w:szCs w:val="24"/>
              </w:rPr>
              <w:t xml:space="preserve"/>
            </w:r>
            <w:proofErr w:type="spellStart"/>
            <w:r w:rsidR="005E66EC" w:rsidRPr="00957C12">
              <w:rPr>
                <w:rFonts w:ascii="Times New Roman" w:hAnsi="Times New Roman" w:cs="Times New Roman"/>
                <w:sz w:val="24"/>
                <w:szCs w:val="24"/>
              </w:rPr>
              <w:t/>
            </w:r>
            <w:proofErr w:type="spellEnd"/>
            <w:r w:rsidR="005E66EC" w:rsidRPr="00957C12">
              <w:rPr>
                <w:rFonts w:ascii="Times New Roman" w:hAnsi="Times New Roman" w:cs="Times New Roman"/>
                <w:sz w:val="24"/>
                <w:szCs w:val="24"/>
              </w:rPr>
              <w:t xml:space="preserve"/>
            </w:r>
            <w:r w:rsidR="005E66EC" w:rsidRPr="00957C12">
              <w:rPr>
                <w:rFonts w:ascii="Times New Roman" w:hAnsi="Times New Roman" w:cs="Times New Roman"/>
                <w:sz w:val="24"/>
                <w:szCs w:val="24"/>
                <w:lang w:val="uz-Cyrl-UZ"/>
              </w:rPr>
              <w:t/>
            </w:r>
            <w:proofErr w:type="spellStart"/>
            <w:r w:rsidR="005E66EC" w:rsidRPr="00957C12">
              <w:rPr>
                <w:rFonts w:ascii="Times New Roman" w:hAnsi="Times New Roman" w:cs="Times New Roman"/>
                <w:sz w:val="24"/>
                <w:szCs w:val="24"/>
              </w:rPr>
              <w:t/>
            </w:r>
            <w:proofErr w:type="spellEnd"/>
            <w:r w:rsidR="005E66EC" w:rsidRPr="00957C12">
              <w:rPr>
                <w:rFonts w:ascii="Times New Roman" w:hAnsi="Times New Roman" w:cs="Times New Roman"/>
                <w:sz w:val="24"/>
                <w:szCs w:val="24"/>
              </w:rPr>
              <w:t xml:space="preserve"/>
            </w:r>
            <w:proofErr w:type="spellStart"/>
            <w:r w:rsidR="005E66EC" w:rsidRPr="00957C12">
              <w:rPr>
                <w:rFonts w:ascii="Times New Roman" w:hAnsi="Times New Roman" w:cs="Times New Roman"/>
                <w:sz w:val="24"/>
                <w:szCs w:val="24"/>
              </w:rPr>
              <w:t/>
            </w:r>
            <w:proofErr w:type="spellEnd"/>
            <w:r w:rsidR="005E66EC" w:rsidRPr="00957C12">
              <w:rPr>
                <w:rFonts w:ascii="Times New Roman" w:hAnsi="Times New Roman" w:cs="Times New Roman"/>
                <w:sz w:val="24"/>
                <w:szCs w:val="24"/>
                <w:lang w:val="uz-Cyrl-UZ"/>
              </w:rPr>
              <w:t xml:space="preserve"/>
            </w:r>
            <w:proofErr w:type="spellStart"/>
            <w:r w:rsidR="005E66EC" w:rsidRPr="00957C12">
              <w:rPr>
                <w:rFonts w:ascii="Times New Roman" w:hAnsi="Times New Roman" w:cs="Times New Roman"/>
                <w:sz w:val="24"/>
                <w:szCs w:val="24"/>
              </w:rPr>
              <w:t/>
            </w:r>
            <w:proofErr w:type="spellEnd"/>
            <w:r w:rsidR="005E66EC" w:rsidRPr="00957C12">
              <w:rPr>
                <w:rFonts w:ascii="Times New Roman" w:hAnsi="Times New Roman" w:cs="Times New Roman"/>
                <w:sz w:val="24"/>
                <w:szCs w:val="24"/>
              </w:rPr>
              <w:t xml:space="preserve"/>
            </w:r>
            <w:proofErr w:type="spellStart"/>
            <w:r w:rsidR="005E66EC" w:rsidRPr="00957C12">
              <w:rPr>
                <w:rFonts w:ascii="Times New Roman" w:hAnsi="Times New Roman" w:cs="Times New Roman"/>
                <w:sz w:val="24"/>
                <w:szCs w:val="24"/>
              </w:rPr>
              <w:t/>
            </w:r>
            <w:proofErr w:type="spellEnd"/>
            <w:r w:rsidR="005E66EC" w:rsidRPr="00957C12">
              <w:rPr>
                <w:rFonts w:ascii="Times New Roman" w:hAnsi="Times New Roman" w:cs="Times New Roman"/>
                <w:sz w:val="24"/>
                <w:szCs w:val="24"/>
              </w:rPr>
              <w:t xml:space="preserve"/>
            </w:r>
            <w:r w:rsidR="005E66EC" w:rsidRPr="00957C12">
              <w:rPr>
                <w:rFonts w:ascii="Times New Roman" w:hAnsi="Times New Roman" w:cs="Times New Roman"/>
                <w:sz w:val="24"/>
                <w:szCs w:val="24"/>
                <w:lang w:val="uz-Cyrl-UZ"/>
              </w:rPr>
              <w:t/>
            </w:r>
            <w:r w:rsidR="0075700F" w:rsidRPr="00957C12">
              <w:rPr>
                <w:rFonts w:ascii="Times New Roman" w:hAnsi="Times New Roman" w:cs="Times New Roman"/>
                <w:sz w:val="24"/>
                <w:szCs w:val="24"/>
              </w:rPr>
              <w:t/>
            </w:r>
            <w:r w:rsidR="0075700F">
              <w:rPr>
                <w:rFonts w:ascii="Times New Roman" w:hAnsi="Times New Roman" w:cs="Times New Roman"/>
                <w:sz w:val="24"/>
                <w:szCs w:val="24"/>
              </w:rPr>
              <w:t xml:space="preserve"/>
            </w:r>
            <w:proofErr w:type="spellStart"/>
            <w:r w:rsidR="0075700F">
              <w:rPr>
                <w:rFonts w:ascii="Times New Roman" w:hAnsi="Times New Roman" w:cs="Times New Roman"/>
                <w:sz w:val="24"/>
                <w:szCs w:val="24"/>
              </w:rPr>
              <w:t/>
            </w:r>
            <w:proofErr w:type="spellEnd"/>
            <w:r w:rsidR="0075700F">
              <w:rPr>
                <w:rFonts w:ascii="Times New Roman" w:hAnsi="Times New Roman" w:cs="Times New Roman"/>
                <w:sz w:val="24"/>
                <w:szCs w:val="24"/>
              </w:rPr>
              <w:t xml:space="preserve"/>
            </w:r>
            <w:proofErr w:type="spellStart"/>
            <w:r w:rsidR="0075700F">
              <w:rPr>
                <w:rFonts w:ascii="Times New Roman" w:hAnsi="Times New Roman" w:cs="Times New Roman"/>
                <w:sz w:val="24"/>
                <w:szCs w:val="24"/>
              </w:rPr>
              <w:t/>
            </w:r>
            <w:proofErr w:type="spellEnd"/>
            <w:r w:rsidR="0075700F">
              <w:rPr>
                <w:rFonts w:ascii="Times New Roman" w:hAnsi="Times New Roman" w:cs="Times New Roman"/>
                <w:sz w:val="24"/>
                <w:szCs w:val="24"/>
              </w:rPr>
              <w:t xml:space="preserve"/>
            </w:r>
            <w:r w:rsidR="0075700F">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EA34F8">
              <w:rPr>
                <w:rFonts w:ascii="Times New Roman" w:hAnsi="Times New Roman" w:cs="Times New Roman"/>
                <w:sz w:val="24"/>
                <w:szCs w:val="24"/>
              </w:rPr>
              <w:t/>
            </w:r>
            <w:r w:rsidR="005E66EC">
              <w:rPr>
                <w:rFonts w:ascii="Times New Roman" w:hAnsi="Times New Roman" w:cs="Times New Roman"/>
                <w:sz w:val="24"/>
                <w:szCs w:val="24"/>
              </w:rPr>
              <w:t/>
            </w:r>
            <w:proofErr w:type="spellEnd"/>
            <w:r w:rsidR="005E66EC">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E4D01">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sidR="005E66EC">
              <w:rPr>
                <w:rFonts w:ascii="Times New Roman" w:hAnsi="Times New Roman" w:cs="Times New Roman"/>
                <w:sz w:val="24"/>
                <w:szCs w:val="24"/>
              </w:rPr>
              <w:t/>
            </w:r>
            <w:proofErr w:type="spellEnd"/>
            <w:r w:rsidR="005E66EC">
              <w:rPr>
                <w:rFonts w:ascii="Times New Roman" w:hAnsi="Times New Roman" w:cs="Times New Roman"/>
                <w:sz w:val="24"/>
                <w:szCs w:val="24"/>
              </w:rPr>
              <w:t xml:space="preserve"/>
            </w:r>
            <w:proofErr w:type="spellStart"/>
            <w:r w:rsidR="005E66EC">
              <w:rPr>
                <w:rFonts w:ascii="Times New Roman" w:hAnsi="Times New Roman" w:cs="Times New Roman"/>
                <w:sz w:val="24"/>
                <w:szCs w:val="24"/>
              </w:rPr>
              <w:t/>
            </w:r>
            <w:proofErr w:type="spellEnd"/>
            <w:r w:rsidR="005E66EC">
              <w:rPr>
                <w:rFonts w:ascii="Times New Roman" w:hAnsi="Times New Roman" w:cs="Times New Roman"/>
                <w:sz w:val="24"/>
                <w:szCs w:val="24"/>
              </w:rPr>
              <w:t xml:space="preserve"/>
            </w:r>
            <w:proofErr w:type="spellStart"/>
            <w:r w:rsidR="005E66EC">
              <w:rPr>
                <w:rFonts w:ascii="Times New Roman" w:hAnsi="Times New Roman" w:cs="Times New Roman"/>
                <w:sz w:val="24"/>
                <w:szCs w:val="24"/>
              </w:rPr>
              <w:t/>
            </w:r>
            <w:proofErr w:type="spellEnd"/>
            <w:r w:rsidR="005E66EC">
              <w:rPr>
                <w:rFonts w:ascii="Times New Roman" w:hAnsi="Times New Roman" w:cs="Times New Roman"/>
                <w:sz w:val="24"/>
                <w:szCs w:val="24"/>
              </w:rPr>
              <w:t xml:space="preserve"/>
            </w:r>
            <w:proofErr w:type="spellStart"/>
            <w:r w:rsidR="005E66EC">
              <w:rPr>
                <w:rFonts w:ascii="Times New Roman" w:hAnsi="Times New Roman" w:cs="Times New Roman"/>
                <w:sz w:val="24"/>
                <w:szCs w:val="24"/>
              </w:rPr>
              <w:t/>
            </w:r>
            <w:proofErr w:type="spellEnd"/>
            <w:r w:rsidR="005E66EC">
              <w:rPr>
                <w:rFonts w:ascii="Times New Roman" w:hAnsi="Times New Roman" w:cs="Times New Roman"/>
                <w:sz w:val="24"/>
                <w:szCs w:val="24"/>
              </w:rPr>
              <w:t xml:space="preserve"/>
            </w:r>
            <w:proofErr w:type="spellStart"/>
            <w:r w:rsidR="005E66EC">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EA34F8">
              <w:rPr>
                <w:rFonts w:ascii="Times New Roman" w:hAnsi="Times New Roman" w:cs="Times New Roman"/>
                <w:sz w:val="24"/>
                <w:szCs w:val="24"/>
              </w:rPr>
              <w:t/>
            </w:r>
            <w:r w:rsidR="0075700F">
              <w:rPr>
                <w:rFonts w:ascii="Times New Roman" w:hAnsi="Times New Roman" w:cs="Times New Roman"/>
                <w:sz w:val="24"/>
                <w:szCs w:val="24"/>
              </w:rPr>
              <w:t/>
            </w:r>
            <w:proofErr w:type="spellEnd"/>
            <w:r w:rsidR="0075700F">
              <w:rPr>
                <w:rFonts w:ascii="Times New Roman" w:hAnsi="Times New Roman" w:cs="Times New Roman"/>
                <w:sz w:val="24"/>
                <w:szCs w:val="24"/>
              </w:rPr>
              <w:t xml:space="preserve"/>
            </w:r>
            <w:proofErr w:type="spellStart"/>
            <w:r w:rsidR="0075700F">
              <w:rPr>
                <w:rFonts w:ascii="Times New Roman" w:hAnsi="Times New Roman" w:cs="Times New Roman"/>
                <w:sz w:val="24"/>
                <w:szCs w:val="24"/>
              </w:rPr>
              <w:t/>
            </w:r>
            <w:proofErr w:type="spellEnd"/>
            <w:r w:rsidR="0075700F">
              <w:rPr>
                <w:rFonts w:ascii="Times New Roman" w:hAnsi="Times New Roman" w:cs="Times New Roman"/>
                <w:sz w:val="24"/>
                <w:szCs w:val="24"/>
              </w:rPr>
              <w:t xml:space="preserve"/>
            </w:r>
            <w:r w:rsidR="0075700F">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w:r>
          </w:p>
        </w:tc>
      </w:tr>
      <w:tr w:rsidR="005D2F44" w:rsidRPr="00E40489" ns2:paraId="5680C12D" ns2:textId="77777777" w:rsidTr="006E37CD">
        <w:trPr>
          <w:trHeight w:val="60"/>
        </w:trPr>
        <w:tc>
          <w:tcPr>
            <w:tcW w:w="681" w:type="dxa"/>
            <w:shd w:val="clear" w:color="FFFFFF" w:fill="auto"/>
          </w:tcPr>
          <w:p ns2:paraId="5680C12B"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5.3.</w:t>
            </w:r>
          </w:p>
        </w:tc>
        <w:tc>
          <w:tcPr>
            <w:tcW w:w="9937" w:type="dxa"/>
            <w:gridSpan w:val="8"/>
            <w:shd w:val="clear" w:color="FFFFFF" w:fill="auto"/>
            <w:vAlign w:val="bottom"/>
          </w:tcPr>
          <w:p ns2:paraId="5680C12C" ns2:textId="7FED7290" w:rsidR="005D2F44" w:rsidRPr="002110F4" w:rsidRDefault="00EA34F8" w:rsidP="0075700F">
            <w:pPr>
              <w:jc w:val="both"/>
              <w:rPr>
                <w:rFonts w:ascii="Times New Roman" w:hAnsi="Times New Roman" w:cs="Times New Roman"/>
                <w:sz w:val="24"/>
                <w:szCs w:val="24"/>
              </w:rPr>
            </w:pPr>
            <w:proofErr w:type="spellStart"/>
            <w:r>
              <w:rPr>
                <w:rFonts w:ascii="Times New Roman" w:hAnsi="Times New Roman" w:cs="Times New Roman"/>
                <w:sz w:val="24"/>
                <w:szCs w:val="24"/>
              </w:rPr>
              <w:t xml:space="preserve">Бажарувчи Буюртмачига етказилган зарар ва йўқотишларни (агар мавжуд бўлса), тўлиқ қоплашни ўз зиммасига олади, агарда:</w:t>
            </w:r>
            <w:proofErr w:type="spellEnd"/>
            <w:r w:rsidR="0075700F">
              <w:rPr>
                <w:rFonts w:ascii="Times New Roman" w:hAnsi="Times New Roman" w:cs="Times New Roman"/>
                <w:sz w:val="24"/>
                <w:szCs w:val="24"/>
              </w:rPr>
              <w:t xml:space="preserve"/>
            </w:r>
            <w:r w:rsidR="0075700F">
              <w:rPr>
                <w:rFonts w:ascii="Times New Roman" w:hAnsi="Times New Roman" w:cs="Times New Roman"/>
                <w:sz w:val="24"/>
                <w:szCs w:val="24"/>
                <w:lang w:val="uz-Cyrl-UZ"/>
              </w:rPr>
              <w:t/>
            </w:r>
            <w:proofErr w:type="spellStart"/>
            <w:r w:rsidR="0075700F">
              <w:rPr>
                <w:rFonts w:ascii="Times New Roman" w:hAnsi="Times New Roman" w:cs="Times New Roman"/>
                <w:sz w:val="24"/>
                <w:szCs w:val="24"/>
              </w:rPr>
              <w:t/>
            </w:r>
            <w:proofErr w:type="spellEnd"/>
            <w:r w:rsidR="0075700F">
              <w:rPr>
                <w:rFonts w:ascii="Times New Roman" w:hAnsi="Times New Roman" w:cs="Times New Roman"/>
                <w:sz w:val="24"/>
                <w:szCs w:val="24"/>
              </w:rPr>
              <w:t xml:space="preserve"/>
            </w:r>
            <w:proofErr w:type="spellStart"/>
            <w:r w:rsidR="0075700F">
              <w:rPr>
                <w:rFonts w:ascii="Times New Roman" w:hAnsi="Times New Roman" w:cs="Times New Roman"/>
                <w:sz w:val="24"/>
                <w:szCs w:val="24"/>
              </w:rPr>
              <w:t/>
            </w:r>
            <w:proofErr w:type="spellEnd"/>
            <w:r w:rsidR="0075700F">
              <w:rPr>
                <w:rFonts w:ascii="Times New Roman" w:hAnsi="Times New Roman" w:cs="Times New Roman"/>
                <w:sz w:val="24"/>
                <w:szCs w:val="24"/>
              </w:rPr>
              <w:t xml:space="preserve"/>
            </w:r>
            <w:proofErr w:type="spellStart"/>
            <w:r w:rsidR="0075700F">
              <w:rPr>
                <w:rFonts w:ascii="Times New Roman" w:hAnsi="Times New Roman" w:cs="Times New Roman"/>
                <w:sz w:val="24"/>
                <w:szCs w:val="24"/>
              </w:rPr>
              <w:t/>
            </w:r>
            <w:proofErr w:type="spellEnd"/>
            <w:r w:rsidR="0075700F">
              <w:rPr>
                <w:rFonts w:ascii="Times New Roman" w:hAnsi="Times New Roman" w:cs="Times New Roman"/>
                <w:sz w:val="24"/>
                <w:szCs w:val="24"/>
              </w:rPr>
              <w:t xml:space="preserve"/>
            </w:r>
            <w:proofErr w:type="spellStart"/>
            <w:r w:rsidR="0075700F">
              <w:rPr>
                <w:rFonts w:ascii="Times New Roman" w:hAnsi="Times New Roman" w:cs="Times New Roman"/>
                <w:sz w:val="24"/>
                <w:szCs w:val="24"/>
              </w:rPr>
              <w:t/>
            </w:r>
            <w:proofErr w:type="spellEnd"/>
            <w:r w:rsidR="0075700F">
              <w:rPr>
                <w:rFonts w:ascii="Times New Roman" w:hAnsi="Times New Roman" w:cs="Times New Roman"/>
                <w:sz w:val="24"/>
                <w:szCs w:val="24"/>
                <w:lang w:val="uz-Cyrl-UZ"/>
              </w:rPr>
              <w:t xml:space="preserve"/>
            </w:r>
            <w:proofErr w:type="spellStart"/>
            <w:r w:rsidR="0075700F">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75700F">
              <w:rPr>
                <w:rFonts w:ascii="Times New Roman" w:hAnsi="Times New Roman" w:cs="Times New Roman"/>
                <w:sz w:val="24"/>
                <w:szCs w:val="24"/>
              </w:rPr>
              <w:t xml:space="preserve"/>
            </w:r>
            <w:proofErr w:type="spellStart"/>
            <w:r w:rsidR="0075700F">
              <w:rPr>
                <w:rFonts w:ascii="Times New Roman" w:hAnsi="Times New Roman" w:cs="Times New Roman"/>
                <w:sz w:val="24"/>
                <w:szCs w:val="24"/>
              </w:rPr>
              <w:t/>
            </w:r>
            <w:proofErr w:type="spellEnd"/>
            <w:r w:rsidR="0075700F">
              <w:rPr>
                <w:rFonts w:ascii="Times New Roman" w:hAnsi="Times New Roman" w:cs="Times New Roman"/>
                <w:sz w:val="24"/>
                <w:szCs w:val="24"/>
              </w:rPr>
              <w:t xml:space="preserve"/>
            </w:r>
            <w:proofErr w:type="spellStart"/>
            <w:r w:rsidR="0075700F">
              <w:rPr>
                <w:rFonts w:ascii="Times New Roman" w:hAnsi="Times New Roman" w:cs="Times New Roman"/>
                <w:sz w:val="24"/>
                <w:szCs w:val="24"/>
              </w:rPr>
              <w:t/>
            </w:r>
            <w:proofErr w:type="spellEnd"/>
            <w:r w:rsidR="0075700F">
              <w:rPr>
                <w:rFonts w:ascii="Times New Roman" w:hAnsi="Times New Roman" w:cs="Times New Roman"/>
                <w:sz w:val="24"/>
                <w:szCs w:val="24"/>
                <w:lang w:val="uz-Cyrl-UZ"/>
              </w:rPr>
              <w:t/>
            </w:r>
            <w:r w:rsidR="0075700F">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w:r>
            <w:r w:rsidR="0075700F">
              <w:rPr>
                <w:rFonts w:ascii="Times New Roman" w:hAnsi="Times New Roman" w:cs="Times New Roman"/>
                <w:sz w:val="24"/>
                <w:szCs w:val="24"/>
                <w:lang w:val="uz-Cyrl-UZ"/>
              </w:rPr>
              <w:t/>
            </w:r>
            <w:r w:rsidR="0038112A" w:rsidRPr="002110F4">
              <w:rPr>
                <w:rFonts w:ascii="Times New Roman" w:hAnsi="Times New Roman" w:cs="Times New Roman"/>
                <w:sz w:val="24"/>
                <w:szCs w:val="24"/>
              </w:rPr>
              <w:t/>
            </w:r>
          </w:p>
        </w:tc>
      </w:tr>
      <w:tr w:rsidR="005D2F44" w:rsidRPr="00927939" ns2:paraId="5680C130" ns2:textId="77777777" w:rsidTr="006E37CD">
        <w:trPr>
          <w:trHeight w:val="60"/>
        </w:trPr>
        <w:tc>
          <w:tcPr>
            <w:tcW w:w="681" w:type="dxa"/>
            <w:shd w:val="clear" w:color="FFFFFF" w:fill="auto"/>
          </w:tcPr>
          <w:p ns2:paraId="5680C12E"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w:t>
            </w:r>
          </w:p>
        </w:tc>
        <w:tc>
          <w:tcPr>
            <w:tcW w:w="9937" w:type="dxa"/>
            <w:gridSpan w:val="8"/>
            <w:shd w:val="clear" w:color="FFFFFF" w:fill="auto"/>
            <w:vAlign w:val="bottom"/>
          </w:tcPr>
          <w:p ns2:paraId="5680C12F" ns2:textId="384253D3" w:rsidR="005D2F44" w:rsidRPr="001478A8" w:rsidRDefault="0075700F" w:rsidP="00927939">
            <w:pPr>
              <w:jc w:val="both"/>
              <w:rPr>
                <w:rFonts w:ascii="Times New Roman" w:hAnsi="Times New Roman" w:cs="Times New Roman"/>
                <w:sz w:val="24"/>
                <w:szCs w:val="24"/>
                <w:lang w:val="uz-Cyrl-UZ"/>
              </w:rPr>
            </w:pPr>
            <w:proofErr w:type="spellStart"/>
            <w:r>
              <w:rPr>
                <w:rFonts w:ascii="Times New Roman" w:hAnsi="Times New Roman" w:cs="Times New Roman"/>
                <w:sz w:val="24"/>
                <w:szCs w:val="24"/>
              </w:rPr>
              <w:t xml:space="preserve">йўқотиш ва ёки умуман ёки қисман зарар: хизматлар натижалари ва ёки объект ва ёки бошқа ишлар хизматлар натижалари. Учинчи шахслар томонидан объект, Буюртмачи томонидан хизмат кўрсатиш учун Бажарувчига топширилган ускуналар, материаллар ва маблағлар ва ёки буюртмачининг бошқа мол-мулки, Бажарувчи кўрсатилган объектларга зарар ва ёки зарар йўқолиши учун жавобгар бўлса, агар бундай йўқотиш ва ёки зарар Бажарувчи томонидан хизматлар кўрсатиш пайтида (натижада) содир этилган бўлса;</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sidR="00927939">
              <w:rPr>
                <w:rFonts w:ascii="Times New Roman" w:hAnsi="Times New Roman" w:cs="Times New Roman"/>
                <w:sz w:val="24"/>
                <w:szCs w:val="24"/>
                <w:lang w:val="uz-Cyrl-UZ"/>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sidR="00927939">
              <w:rPr>
                <w:rFonts w:ascii="Times New Roman" w:hAnsi="Times New Roman" w:cs="Times New Roman"/>
                <w:sz w:val="24"/>
                <w:szCs w:val="24"/>
                <w:lang w:val="uz-Cyrl-UZ"/>
              </w:rPr>
              <w:t xml:space="preserve"/>
            </w:r>
            <w:proofErr w:type="spellStart"/>
            <w:r w:rsidR="00927939">
              <w:rPr>
                <w:rFonts w:ascii="Times New Roman" w:hAnsi="Times New Roman" w:cs="Times New Roman"/>
                <w:sz w:val="24"/>
                <w:szCs w:val="24"/>
              </w:rPr>
              <w:t/>
            </w:r>
            <w:proofErr w:type="spellEnd"/>
            <w:r w:rsidR="00927939">
              <w:rPr>
                <w:rFonts w:ascii="Times New Roman" w:hAnsi="Times New Roman" w:cs="Times New Roman"/>
                <w:sz w:val="24"/>
                <w:szCs w:val="24"/>
              </w:rPr>
              <w:t xml:space="preserve"/>
            </w:r>
            <w:proofErr w:type="spellStart"/>
            <w:r w:rsidR="00927939">
              <w:rPr>
                <w:rFonts w:ascii="Times New Roman" w:hAnsi="Times New Roman" w:cs="Times New Roman"/>
                <w:sz w:val="24"/>
                <w:szCs w:val="24"/>
              </w:rPr>
              <w:t/>
            </w:r>
            <w:proofErr w:type="spellEnd"/>
            <w:r w:rsidR="00927939">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927939">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r>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EA34F8">
              <w:rPr>
                <w:rFonts w:ascii="Times New Roman" w:hAnsi="Times New Roman" w:cs="Times New Roman"/>
                <w:sz w:val="24"/>
                <w:szCs w:val="24"/>
              </w:rPr>
              <w:t/>
            </w:r>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927939">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EA34F8">
              <w:rPr>
                <w:rFonts w:ascii="Times New Roman" w:hAnsi="Times New Roman" w:cs="Times New Roman"/>
                <w:sz w:val="24"/>
                <w:szCs w:val="24"/>
              </w:rPr>
              <w:t/>
            </w:r>
            <w:proofErr w:type="spellEnd"/>
            <w:r w:rsidR="003B768C">
              <w:rPr>
                <w:rFonts w:ascii="Times New Roman" w:hAnsi="Times New Roman" w:cs="Times New Roman"/>
                <w:sz w:val="24"/>
                <w:szCs w:val="24"/>
              </w:rPr>
              <w:t xml:space="preserve"/>
            </w:r>
            <w:proofErr w:type="spellStart"/>
            <w:r w:rsidR="003B768C">
              <w:rPr>
                <w:rFonts w:ascii="Times New Roman" w:hAnsi="Times New Roman" w:cs="Times New Roman"/>
                <w:sz w:val="24"/>
                <w:szCs w:val="24"/>
              </w:rPr>
              <w:t/>
            </w:r>
            <w:proofErr w:type="spellEnd"/>
            <w:r w:rsidR="003B768C">
              <w:rPr>
                <w:rFonts w:ascii="Times New Roman" w:hAnsi="Times New Roman" w:cs="Times New Roman"/>
                <w:sz w:val="24"/>
                <w:szCs w:val="24"/>
              </w:rPr>
              <w:t xml:space="preserve"/>
            </w:r>
            <w:proofErr w:type="spellStart"/>
            <w:r w:rsidR="003B768C">
              <w:rPr>
                <w:rFonts w:ascii="Times New Roman" w:hAnsi="Times New Roman" w:cs="Times New Roman"/>
                <w:sz w:val="24"/>
                <w:szCs w:val="24"/>
              </w:rPr>
              <w:t/>
            </w:r>
            <w:proofErr w:type="spellEnd"/>
            <w:r w:rsidR="003B768C">
              <w:rPr>
                <w:rFonts w:ascii="Times New Roman" w:hAnsi="Times New Roman" w:cs="Times New Roman"/>
                <w:sz w:val="24"/>
                <w:szCs w:val="24"/>
              </w:rPr>
              <w:t xml:space="preserve"/>
            </w:r>
            <w:proofErr w:type="spellStart"/>
            <w:r w:rsidR="003B768C">
              <w:rPr>
                <w:rFonts w:ascii="Times New Roman" w:hAnsi="Times New Roman" w:cs="Times New Roman"/>
                <w:sz w:val="24"/>
                <w:szCs w:val="24"/>
              </w:rPr>
              <w:t/>
            </w:r>
            <w:proofErr w:type="spellEnd"/>
            <w:r w:rsidR="00927939">
              <w:rPr>
                <w:rFonts w:ascii="Times New Roman" w:hAnsi="Times New Roman" w:cs="Times New Roman"/>
                <w:sz w:val="24"/>
                <w:szCs w:val="24"/>
              </w:rPr>
              <w:t xml:space="preserve"/>
            </w:r>
            <w:proofErr w:type="spellStart"/>
            <w:r w:rsidR="00927939">
              <w:rPr>
                <w:rFonts w:ascii="Times New Roman" w:hAnsi="Times New Roman" w:cs="Times New Roman"/>
                <w:sz w:val="24"/>
                <w:szCs w:val="24"/>
              </w:rPr>
              <w:t/>
            </w:r>
            <w:proofErr w:type="spellEnd"/>
            <w:r w:rsidR="00927939">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927939">
              <w:rPr>
                <w:rFonts w:ascii="Times New Roman" w:hAnsi="Times New Roman" w:cs="Times New Roman"/>
                <w:sz w:val="24"/>
                <w:szCs w:val="24"/>
                <w:lang w:val="uz-Cyrl-UZ"/>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EA34F8">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r w:rsidR="001478A8">
              <w:rPr>
                <w:rFonts w:ascii="Times New Roman" w:hAnsi="Times New Roman" w:cs="Times New Roman"/>
                <w:sz w:val="24"/>
                <w:szCs w:val="24"/>
                <w:lang w:val="uz-Cyrl-UZ"/>
              </w:rPr>
              <w:t/>
            </w:r>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lang w:val="uz-Cyrl-UZ"/>
              </w:rPr>
              <w:t/>
            </w:r>
          </w:p>
        </w:tc>
      </w:tr>
      <w:tr w:rsidR="005D2F44" w:rsidRPr="00E40489" ns2:paraId="5680C133" ns2:textId="77777777" w:rsidTr="006E37CD">
        <w:trPr>
          <w:trHeight w:val="60"/>
        </w:trPr>
        <w:tc>
          <w:tcPr>
            <w:tcW w:w="681" w:type="dxa"/>
            <w:shd w:val="clear" w:color="FFFFFF" w:fill="auto"/>
          </w:tcPr>
          <w:p ns2:paraId="5680C131"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lastRenderedPageBreak/>
              <w:t xml:space="preserve">*</w:t>
            </w:r>
          </w:p>
        </w:tc>
        <w:tc>
          <w:tcPr>
            <w:tcW w:w="9937" w:type="dxa"/>
            <w:gridSpan w:val="8"/>
            <w:shd w:val="clear" w:color="FFFFFF" w:fill="auto"/>
            <w:vAlign w:val="bottom"/>
          </w:tcPr>
          <w:p ns2:paraId="5680C132" ns2:textId="1E4E362D" w:rsidR="005D2F44" w:rsidRPr="003B768C" w:rsidRDefault="0038112A">
            <w:pPr>
              <w:jc w:val="both"/>
              <w:rPr>
                <w:rFonts w:ascii="Times New Roman" w:hAnsi="Times New Roman" w:cs="Times New Roman"/>
                <w:sz w:val="24"/>
                <w:szCs w:val="24"/>
                <w:lang w:val="uz-Cyrl-UZ"/>
              </w:rPr>
            </w:pPr>
            <w:proofErr w:type="spellStart"/>
            <w:r w:rsidRPr="002110F4">
              <w:rPr>
                <w:rFonts w:ascii="Times New Roman" w:hAnsi="Times New Roman" w:cs="Times New Roman"/>
                <w:sz w:val="24"/>
                <w:szCs w:val="24"/>
              </w:rPr>
              <w:t xml:space="preserve">ёнғин хавфсизлиги қоидалари, техник хавфсизлик, санитария нормалари ва қоидалари, белгиланган ахборот хавфсизлиги талаблари ва Буюртмачининг бошқа талабларини бузса;</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00DC3D27" w:rsidRPr="002110F4">
              <w:rPr>
                <w:rFonts w:ascii="Times New Roman" w:hAnsi="Times New Roman" w:cs="Times New Roman"/>
                <w:sz w:val="24"/>
                <w:szCs w:val="24"/>
              </w:rPr>
              <w:t/>
            </w:r>
            <w:proofErr w:type="spellEnd"/>
            <w:r w:rsidR="00DC3D27"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r w:rsidR="001478A8">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r w:rsidR="003B768C">
              <w:rPr>
                <w:rFonts w:ascii="Times New Roman" w:hAnsi="Times New Roman" w:cs="Times New Roman"/>
                <w:sz w:val="24"/>
                <w:szCs w:val="24"/>
              </w:rPr>
              <w:t/>
            </w:r>
            <w:proofErr w:type="spellEnd"/>
            <w:r w:rsidR="003B768C">
              <w:rPr>
                <w:rFonts w:ascii="Times New Roman" w:hAnsi="Times New Roman" w:cs="Times New Roman"/>
                <w:sz w:val="24"/>
                <w:szCs w:val="24"/>
              </w:rPr>
              <w:t xml:space="preserve"/>
            </w:r>
            <w:proofErr w:type="spellStart"/>
            <w:r w:rsidR="003B768C">
              <w:rPr>
                <w:rFonts w:ascii="Times New Roman" w:hAnsi="Times New Roman" w:cs="Times New Roman"/>
                <w:sz w:val="24"/>
                <w:szCs w:val="24"/>
              </w:rPr>
              <w:t/>
            </w:r>
            <w:proofErr w:type="spellEnd"/>
            <w:r w:rsidR="003B768C">
              <w:rPr>
                <w:rFonts w:ascii="Times New Roman" w:hAnsi="Times New Roman" w:cs="Times New Roman"/>
                <w:sz w:val="24"/>
                <w:szCs w:val="24"/>
              </w:rPr>
              <w:t xml:space="preserve"/>
            </w:r>
            <w:proofErr w:type="spellStart"/>
            <w:r w:rsidR="003B768C">
              <w:rPr>
                <w:rFonts w:ascii="Times New Roman" w:hAnsi="Times New Roman" w:cs="Times New Roman"/>
                <w:sz w:val="24"/>
                <w:szCs w:val="24"/>
              </w:rPr>
              <w:t/>
            </w:r>
            <w:proofErr w:type="spellEnd"/>
            <w:r w:rsidR="003B768C">
              <w:rPr>
                <w:rFonts w:ascii="Times New Roman" w:hAnsi="Times New Roman" w:cs="Times New Roman"/>
                <w:sz w:val="24"/>
                <w:szCs w:val="24"/>
              </w:rPr>
              <w:t xml:space="preserve"/>
            </w:r>
            <w:proofErr w:type="spellStart"/>
            <w:r w:rsidR="003B768C">
              <w:rPr>
                <w:rFonts w:ascii="Times New Roman" w:hAnsi="Times New Roman" w:cs="Times New Roman"/>
                <w:sz w:val="24"/>
                <w:szCs w:val="24"/>
              </w:rPr>
              <w:t/>
            </w:r>
            <w:proofErr w:type="spellEnd"/>
            <w:r w:rsidR="003B768C">
              <w:rPr>
                <w:rFonts w:ascii="Times New Roman" w:hAnsi="Times New Roman" w:cs="Times New Roman"/>
                <w:sz w:val="24"/>
                <w:szCs w:val="24"/>
                <w:lang w:val="uz-Cyrl-UZ"/>
              </w:rPr>
              <w:t/>
            </w:r>
          </w:p>
        </w:tc>
      </w:tr>
      <w:tr w:rsidR="005D2F44" w:rsidRPr="00E40489" ns2:paraId="5680C136" ns2:textId="77777777" w:rsidTr="006E37CD">
        <w:trPr>
          <w:trHeight w:val="60"/>
        </w:trPr>
        <w:tc>
          <w:tcPr>
            <w:tcW w:w="681" w:type="dxa"/>
            <w:shd w:val="clear" w:color="FFFFFF" w:fill="auto"/>
          </w:tcPr>
          <w:p ns2:paraId="5680C134"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w:t>
            </w:r>
          </w:p>
        </w:tc>
        <w:tc>
          <w:tcPr>
            <w:tcW w:w="9937" w:type="dxa"/>
            <w:gridSpan w:val="8"/>
            <w:shd w:val="clear" w:color="FFFFFF" w:fill="auto"/>
            <w:vAlign w:val="bottom"/>
          </w:tcPr>
          <w:p ns2:paraId="5680C135" ns2:textId="5E04E10B" w:rsidR="005D2F44" w:rsidRPr="003B768C" w:rsidRDefault="0038112A" w:rsidP="001478A8">
            <w:pPr>
              <w:jc w:val="both"/>
              <w:rPr>
                <w:rFonts w:ascii="Times New Roman" w:hAnsi="Times New Roman" w:cs="Times New Roman"/>
                <w:sz w:val="24"/>
                <w:szCs w:val="24"/>
                <w:lang w:val="uz-Cyrl-UZ"/>
              </w:rPr>
            </w:pPr>
            <w:proofErr w:type="spellStart"/>
            <w:r w:rsidRPr="002110F4">
              <w:rPr>
                <w:rFonts w:ascii="Times New Roman" w:hAnsi="Times New Roman" w:cs="Times New Roman"/>
                <w:sz w:val="24"/>
                <w:szCs w:val="24"/>
              </w:rPr>
              <w:t xml:space="preserve">махфий ахборотни, шу жумладан, Ўзбекистон Республикасининг амалдаги қонунчилиги билан қўриқланадиган банк, тижорат ва бошқа сирларни ташкил этувчи маълумотларни ҳамда ушбу Шартнома бўйича хизматлар кўрсатиш чоғида Бажарувчига маълум бўлган бошқа маълумотларни ошкор қилган бўлса;</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DC3D27" w:rsidRPr="002110F4">
              <w:rPr>
                <w:rFonts w:ascii="Times New Roman" w:hAnsi="Times New Roman" w:cs="Times New Roman"/>
                <w:sz w:val="24"/>
                <w:szCs w:val="24"/>
              </w:rPr>
              <w:t/>
            </w:r>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lang w:val="uz-Cyrl-UZ"/>
              </w:rPr>
              <w:t xml:space="preserve"/>
            </w:r>
            <w:r w:rsidR="00245BD6">
              <w:rPr>
                <w:rFonts w:ascii="Times New Roman" w:hAnsi="Times New Roman" w:cs="Times New Roman"/>
                <w:sz w:val="24"/>
                <w:szCs w:val="24"/>
                <w:lang w:val="uz-Cyrl-UZ"/>
              </w:rPr>
              <w:t/>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proofErr w:type="spellStart"/>
            <w:r w:rsidR="008624AB" w:rsidRPr="002110F4">
              <w:rPr>
                <w:rFonts w:ascii="Times New Roman" w:hAnsi="Times New Roman" w:cs="Times New Roman"/>
                <w:sz w:val="24"/>
                <w:szCs w:val="24"/>
              </w:rPr>
              <w:t/>
            </w:r>
            <w:proofErr w:type="spellEnd"/>
            <w:r w:rsidR="008624AB" w:rsidRPr="002110F4">
              <w:rPr>
                <w:rFonts w:ascii="Times New Roman" w:hAnsi="Times New Roman" w:cs="Times New Roman"/>
                <w:sz w:val="24"/>
                <w:szCs w:val="24"/>
              </w:rPr>
              <w:t xml:space="preserve"/>
            </w:r>
            <w:r w:rsidR="00245BD6">
              <w:rPr>
                <w:rFonts w:ascii="Times New Roman" w:hAnsi="Times New Roman" w:cs="Times New Roman"/>
                <w:sz w:val="24"/>
                <w:szCs w:val="24"/>
                <w:lang w:val="uz-Cyrl-UZ"/>
              </w:rPr>
              <w:t/>
            </w:r>
            <w:proofErr w:type="spellStart"/>
            <w:r w:rsidR="008624AB" w:rsidRPr="002110F4">
              <w:rPr>
                <w:rFonts w:ascii="Times New Roman" w:hAnsi="Times New Roman" w:cs="Times New Roman"/>
                <w:sz w:val="24"/>
                <w:szCs w:val="24"/>
              </w:rPr>
              <w:t/>
            </w:r>
            <w:proofErr w:type="spellEnd"/>
            <w:r w:rsidR="00245BD6">
              <w:rPr>
                <w:rFonts w:ascii="Times New Roman" w:hAnsi="Times New Roman" w:cs="Times New Roman"/>
                <w:sz w:val="24"/>
                <w:szCs w:val="24"/>
                <w:lang w:val="uz-Cyrl-UZ"/>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r w:rsidR="001478A8">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245BD6">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245BD6">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00EA34F8">
              <w:rPr>
                <w:rFonts w:ascii="Times New Roman" w:hAnsi="Times New Roman" w:cs="Times New Roman"/>
                <w:sz w:val="24"/>
                <w:szCs w:val="24"/>
              </w:rPr>
              <w:t/>
            </w:r>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245BD6">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003B768C">
              <w:rPr>
                <w:rFonts w:ascii="Times New Roman" w:hAnsi="Times New Roman" w:cs="Times New Roman"/>
                <w:sz w:val="24"/>
                <w:szCs w:val="24"/>
              </w:rPr>
              <w:t/>
            </w:r>
            <w:proofErr w:type="spellEnd"/>
            <w:r w:rsidR="003B768C">
              <w:rPr>
                <w:rFonts w:ascii="Times New Roman" w:hAnsi="Times New Roman" w:cs="Times New Roman"/>
                <w:sz w:val="24"/>
                <w:szCs w:val="24"/>
              </w:rPr>
              <w:t xml:space="preserve"/>
            </w:r>
            <w:proofErr w:type="spellStart"/>
            <w:r w:rsidR="003B768C">
              <w:rPr>
                <w:rFonts w:ascii="Times New Roman" w:hAnsi="Times New Roman" w:cs="Times New Roman"/>
                <w:sz w:val="24"/>
                <w:szCs w:val="24"/>
              </w:rPr>
              <w:t/>
            </w:r>
            <w:proofErr w:type="spellEnd"/>
            <w:r w:rsidR="003B768C">
              <w:rPr>
                <w:rFonts w:ascii="Times New Roman" w:hAnsi="Times New Roman" w:cs="Times New Roman"/>
                <w:sz w:val="24"/>
                <w:szCs w:val="24"/>
              </w:rPr>
              <w:t xml:space="preserve"/>
            </w:r>
            <w:proofErr w:type="spellStart"/>
            <w:r w:rsidR="003B768C">
              <w:rPr>
                <w:rFonts w:ascii="Times New Roman" w:hAnsi="Times New Roman" w:cs="Times New Roman"/>
                <w:sz w:val="24"/>
                <w:szCs w:val="24"/>
              </w:rPr>
              <w:t/>
            </w:r>
            <w:proofErr w:type="spellEnd"/>
            <w:r w:rsidR="003B768C">
              <w:rPr>
                <w:rFonts w:ascii="Times New Roman" w:hAnsi="Times New Roman" w:cs="Times New Roman"/>
                <w:sz w:val="24"/>
                <w:szCs w:val="24"/>
              </w:rPr>
              <w:t xml:space="preserve"/>
            </w:r>
            <w:proofErr w:type="spellStart"/>
            <w:r w:rsidR="003B768C">
              <w:rPr>
                <w:rFonts w:ascii="Times New Roman" w:hAnsi="Times New Roman" w:cs="Times New Roman"/>
                <w:sz w:val="24"/>
                <w:szCs w:val="24"/>
              </w:rPr>
              <w:t/>
            </w:r>
            <w:proofErr w:type="spellEnd"/>
            <w:r w:rsidR="003B768C">
              <w:rPr>
                <w:rFonts w:ascii="Times New Roman" w:hAnsi="Times New Roman" w:cs="Times New Roman"/>
                <w:sz w:val="24"/>
                <w:szCs w:val="24"/>
              </w:rPr>
              <w:t xml:space="preserve"/>
            </w:r>
            <w:proofErr w:type="spellStart"/>
            <w:r w:rsidR="003B768C">
              <w:rPr>
                <w:rFonts w:ascii="Times New Roman" w:hAnsi="Times New Roman" w:cs="Times New Roman"/>
                <w:sz w:val="24"/>
                <w:szCs w:val="24"/>
              </w:rPr>
              <w:t/>
            </w:r>
            <w:proofErr w:type="spellEnd"/>
            <w:r w:rsidR="003B768C">
              <w:rPr>
                <w:rFonts w:ascii="Times New Roman" w:hAnsi="Times New Roman" w:cs="Times New Roman"/>
                <w:sz w:val="24"/>
                <w:szCs w:val="24"/>
                <w:lang w:val="uz-Cyrl-UZ"/>
              </w:rPr>
              <w:t/>
            </w:r>
          </w:p>
        </w:tc>
      </w:tr>
      <w:tr w:rsidR="005D2F44" w:rsidRPr="006E37CD" ns2:paraId="5680C139" ns2:textId="77777777" w:rsidTr="006E37CD">
        <w:trPr>
          <w:trHeight w:val="60"/>
        </w:trPr>
        <w:tc>
          <w:tcPr>
            <w:tcW w:w="681" w:type="dxa"/>
            <w:shd w:val="clear" w:color="FFFFFF" w:fill="auto"/>
          </w:tcPr>
          <w:p ns2:paraId="5680C137"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5.4.</w:t>
            </w:r>
          </w:p>
        </w:tc>
        <w:tc>
          <w:tcPr>
            <w:tcW w:w="9937" w:type="dxa"/>
            <w:gridSpan w:val="8"/>
            <w:shd w:val="clear" w:color="FFFFFF" w:fill="auto"/>
            <w:vAlign w:val="bottom"/>
          </w:tcPr>
          <w:p ns2:paraId="5680C138" ns2:textId="639696A6" w:rsidR="00E97458" w:rsidRPr="00E46FB6" w:rsidRDefault="0038112A" w:rsidP="00E97458">
            <w:pPr>
              <w:jc w:val="both"/>
              <w:rPr>
                <w:rFonts w:ascii="Times New Roman" w:hAnsi="Times New Roman" w:cs="Times New Roman"/>
                <w:sz w:val="24"/>
                <w:szCs w:val="24"/>
                <w:lang w:val="uz-Cyrl-UZ"/>
              </w:rPr>
            </w:pPr>
            <w:r w:rsidRPr="002110F4">
              <w:rPr>
                <w:rFonts w:ascii="Times New Roman" w:hAnsi="Times New Roman" w:cs="Times New Roman"/>
                <w:sz w:val="24"/>
                <w:szCs w:val="24"/>
              </w:rPr>
              <w:t xml:space="preserve">Агар Буюртмачи ушбу Шартнома бўйича тўлов шартларини бузса, Бажарувчи кечиктирилган тўловнинг ҳар бир куни учун кечиктирилган тўлов суммасининг 0,01% миқдорида, лекин умумий сумманинг 1% дан кўп бўлмаган миқдорда жарима тўловини тўлашни талаб қилишга ҳақлидир. Буюртмачи Бажарувчининг хизматлари учун тўлов амалга ошириладиган банк ҳисоб-варағи реквизитларини кечиктириб тақдим этилиши натижасида, шунингдек, Бажарувчи томонидан тегишли Далолатномани кечиктириб тақдим этгани натижасида, кечиктирилган тўлов учун Бажарувчига жарима тўловини тўламайди.</w:t>
            </w:r>
            <w:proofErr w:type="spellStart"/>
            <w:r w:rsidR="001B30DB">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r w:rsidR="001478A8">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w:r>
            <w:r w:rsidR="001478A8">
              <w:rPr>
                <w:rFonts w:ascii="Times New Roman" w:hAnsi="Times New Roman" w:cs="Times New Roman"/>
                <w:sz w:val="24"/>
                <w:szCs w:val="24"/>
                <w:lang w:val="uz-Cyrl-UZ"/>
              </w:rPr>
              <w:t xml:space="preserve"/>
            </w:r>
            <w:proofErr w:type="spellStart"/>
            <w:r w:rsidR="001478A8" w:rsidRPr="002110F4">
              <w:rPr>
                <w:rFonts w:ascii="Times New Roman" w:hAnsi="Times New Roman" w:cs="Times New Roman"/>
                <w:sz w:val="24"/>
                <w:szCs w:val="24"/>
              </w:rPr>
              <w:t/>
            </w:r>
            <w:proofErr w:type="spellEnd"/>
            <w:r w:rsidR="001478A8" w:rsidRPr="002110F4">
              <w:rPr>
                <w:rFonts w:ascii="Times New Roman" w:hAnsi="Times New Roman" w:cs="Times New Roman"/>
                <w:sz w:val="24"/>
                <w:szCs w:val="24"/>
              </w:rPr>
              <w:t xml:space="preserve"/>
            </w:r>
            <w:proofErr w:type="spellStart"/>
            <w:r w:rsidR="001478A8" w:rsidRPr="002110F4">
              <w:rPr>
                <w:rFonts w:ascii="Times New Roman" w:hAnsi="Times New Roman" w:cs="Times New Roman"/>
                <w:sz w:val="24"/>
                <w:szCs w:val="24"/>
              </w:rPr>
              <w:t/>
            </w:r>
            <w:proofErr w:type="spellEnd"/>
            <w:r w:rsidR="001478A8" w:rsidRPr="002110F4">
              <w:rPr>
                <w:rFonts w:ascii="Times New Roman" w:hAnsi="Times New Roman" w:cs="Times New Roman"/>
                <w:sz w:val="24"/>
                <w:szCs w:val="24"/>
              </w:rPr>
              <w:t xml:space="preserve"/>
            </w:r>
            <w:proofErr w:type="spellStart"/>
            <w:r w:rsidR="001478A8" w:rsidRPr="002110F4">
              <w:rPr>
                <w:rFonts w:ascii="Times New Roman" w:hAnsi="Times New Roman" w:cs="Times New Roman"/>
                <w:sz w:val="24"/>
                <w:szCs w:val="24"/>
              </w:rPr>
              <w:t/>
            </w:r>
            <w:proofErr w:type="spellEnd"/>
            <w:r w:rsidR="001478A8" w:rsidRPr="002110F4">
              <w:rPr>
                <w:rFonts w:ascii="Times New Roman" w:hAnsi="Times New Roman" w:cs="Times New Roman"/>
                <w:sz w:val="24"/>
                <w:szCs w:val="24"/>
              </w:rPr>
              <w:t xml:space="preserve"/>
            </w:r>
            <w:proofErr w:type="spellStart"/>
            <w:r w:rsidR="001478A8" w:rsidRPr="002110F4">
              <w:rPr>
                <w:rFonts w:ascii="Times New Roman" w:hAnsi="Times New Roman" w:cs="Times New Roman"/>
                <w:sz w:val="24"/>
                <w:szCs w:val="24"/>
              </w:rPr>
              <w:t/>
            </w:r>
            <w:proofErr w:type="spellEnd"/>
            <w:r w:rsidR="001478A8" w:rsidRPr="002110F4">
              <w:rPr>
                <w:rFonts w:ascii="Times New Roman" w:hAnsi="Times New Roman" w:cs="Times New Roman"/>
                <w:sz w:val="24"/>
                <w:szCs w:val="24"/>
              </w:rPr>
              <w:t xml:space="preserve"/>
            </w:r>
            <w:proofErr w:type="spellStart"/>
            <w:r w:rsidR="001478A8" w:rsidRPr="002110F4">
              <w:rPr>
                <w:rFonts w:ascii="Times New Roman" w:hAnsi="Times New Roman" w:cs="Times New Roman"/>
                <w:sz w:val="24"/>
                <w:szCs w:val="24"/>
              </w:rPr>
              <w:t/>
            </w:r>
            <w:proofErr w:type="spellEnd"/>
            <w:r w:rsidR="001478A8" w:rsidRPr="002110F4">
              <w:rPr>
                <w:rFonts w:ascii="Times New Roman" w:hAnsi="Times New Roman" w:cs="Times New Roman"/>
                <w:sz w:val="24"/>
                <w:szCs w:val="24"/>
              </w:rPr>
              <w:t xml:space="preserve"/>
            </w:r>
            <w:proofErr w:type="spellStart"/>
            <w:r w:rsidR="001478A8"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w:r>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E97458">
              <w:rPr>
                <w:rFonts w:ascii="Times New Roman" w:hAnsi="Times New Roman" w:cs="Times New Roman"/>
                <w:sz w:val="24"/>
                <w:szCs w:val="24"/>
                <w:lang w:val="uz-Cyrl-UZ"/>
              </w:rPr>
              <w:t xml:space="preserve"/>
            </w:r>
            <w:r w:rsidR="001478A8">
              <w:rPr>
                <w:rFonts w:ascii="Times New Roman" w:hAnsi="Times New Roman" w:cs="Times New Roman"/>
                <w:sz w:val="24"/>
                <w:szCs w:val="24"/>
              </w:rPr>
              <w:t xml:space="preserve"/>
            </w:r>
            <w:r w:rsidR="001478A8">
              <w:rPr>
                <w:rFonts w:ascii="Times New Roman" w:hAnsi="Times New Roman" w:cs="Times New Roman"/>
                <w:sz w:val="24"/>
                <w:szCs w:val="24"/>
                <w:lang w:val="uz-Cyrl-UZ"/>
              </w:rPr>
              <w:t/>
            </w:r>
            <w:proofErr w:type="spellStart"/>
            <w:r w:rsidR="001478A8">
              <w:rPr>
                <w:rFonts w:ascii="Times New Roman" w:hAnsi="Times New Roman" w:cs="Times New Roman"/>
                <w:sz w:val="24"/>
                <w:szCs w:val="24"/>
              </w:rPr>
              <w:t/>
            </w:r>
            <w:proofErr w:type="spellEnd"/>
            <w:r w:rsidR="001478A8">
              <w:rPr>
                <w:rFonts w:ascii="Times New Roman" w:hAnsi="Times New Roman" w:cs="Times New Roman"/>
                <w:sz w:val="24"/>
                <w:szCs w:val="24"/>
              </w:rPr>
              <w:t xml:space="preserve"/>
            </w:r>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w:r>
            <w:r w:rsidR="00E46FB6">
              <w:rPr>
                <w:rFonts w:ascii="Times New Roman" w:hAnsi="Times New Roman" w:cs="Times New Roman"/>
                <w:sz w:val="24"/>
                <w:szCs w:val="24"/>
                <w:lang w:val="uz-Cyrl-UZ"/>
              </w:rPr>
              <w:t xml:space="preserve"/>
            </w:r>
            <w:r w:rsidR="001478A8">
              <w:rPr>
                <w:rFonts w:ascii="Times New Roman" w:hAnsi="Times New Roman" w:cs="Times New Roman"/>
                <w:sz w:val="24"/>
                <w:szCs w:val="24"/>
                <w:lang w:val="uz-Cyrl-UZ"/>
              </w:rPr>
              <w:t/>
            </w:r>
            <w:r w:rsidR="001478A8" w:rsidRPr="00E46FB6">
              <w:rPr>
                <w:rFonts w:ascii="Times New Roman" w:hAnsi="Times New Roman" w:cs="Times New Roman"/>
                <w:sz w:val="24"/>
                <w:szCs w:val="24"/>
                <w:lang w:val="uz-Cyrl-UZ"/>
              </w:rPr>
              <w:t xml:space="preserve"/>
            </w:r>
            <w:r w:rsidR="00EA34F8" w:rsidRPr="00E46FB6">
              <w:rPr>
                <w:rFonts w:ascii="Times New Roman" w:hAnsi="Times New Roman" w:cs="Times New Roman"/>
                <w:sz w:val="24"/>
                <w:szCs w:val="24"/>
                <w:lang w:val="uz-Cyrl-UZ"/>
              </w:rPr>
              <w:t/>
            </w:r>
            <w:r w:rsidRPr="00E46FB6">
              <w:rPr>
                <w:rFonts w:ascii="Times New Roman" w:hAnsi="Times New Roman" w:cs="Times New Roman"/>
                <w:sz w:val="24"/>
                <w:szCs w:val="24"/>
                <w:lang w:val="uz-Cyrl-UZ"/>
              </w:rPr>
              <w:t/>
            </w:r>
            <w:r w:rsidR="00927939">
              <w:rPr>
                <w:rFonts w:ascii="Times New Roman" w:hAnsi="Times New Roman" w:cs="Times New Roman"/>
                <w:sz w:val="24"/>
                <w:szCs w:val="24"/>
                <w:lang w:val="uz-Cyrl-UZ"/>
              </w:rPr>
              <w:t/>
            </w:r>
            <w:r w:rsidRPr="00E46FB6">
              <w:rPr>
                <w:rFonts w:ascii="Times New Roman" w:hAnsi="Times New Roman" w:cs="Times New Roman"/>
                <w:sz w:val="24"/>
                <w:szCs w:val="24"/>
                <w:lang w:val="uz-Cyrl-UZ"/>
              </w:rPr>
              <w:t/>
            </w:r>
            <w:r w:rsidR="001478A8">
              <w:rPr>
                <w:rFonts w:ascii="Times New Roman" w:hAnsi="Times New Roman" w:cs="Times New Roman"/>
                <w:sz w:val="24"/>
                <w:szCs w:val="24"/>
                <w:lang w:val="uz-Cyrl-UZ"/>
              </w:rPr>
              <w:t/>
            </w:r>
            <w:r w:rsidRPr="00E46FB6">
              <w:rPr>
                <w:rFonts w:ascii="Times New Roman" w:hAnsi="Times New Roman" w:cs="Times New Roman"/>
                <w:sz w:val="24"/>
                <w:szCs w:val="24"/>
                <w:lang w:val="uz-Cyrl-UZ"/>
              </w:rPr>
              <w:t xml:space="preserve"/>
            </w:r>
            <w:r w:rsidR="00E97458">
              <w:rPr>
                <w:rFonts w:ascii="Times New Roman" w:hAnsi="Times New Roman" w:cs="Times New Roman"/>
                <w:sz w:val="24"/>
                <w:szCs w:val="24"/>
                <w:lang w:val="uz-Cyrl-UZ"/>
              </w:rPr>
              <w:t/>
            </w:r>
            <w:r w:rsidR="001478A8" w:rsidRPr="00E46FB6">
              <w:rPr>
                <w:rFonts w:ascii="Times New Roman" w:hAnsi="Times New Roman" w:cs="Times New Roman"/>
                <w:sz w:val="24"/>
                <w:szCs w:val="24"/>
                <w:lang w:val="uz-Cyrl-UZ"/>
              </w:rPr>
              <w:t/>
            </w:r>
            <w:r w:rsidRPr="00E46FB6">
              <w:rPr>
                <w:rFonts w:ascii="Times New Roman" w:hAnsi="Times New Roman" w:cs="Times New Roman"/>
                <w:sz w:val="24"/>
                <w:szCs w:val="24"/>
                <w:lang w:val="uz-Cyrl-UZ"/>
              </w:rPr>
              <w:t xml:space="preserve"/>
            </w:r>
            <w:r w:rsidR="001478A8">
              <w:rPr>
                <w:rFonts w:ascii="Times New Roman" w:hAnsi="Times New Roman" w:cs="Times New Roman"/>
                <w:sz w:val="24"/>
                <w:szCs w:val="24"/>
                <w:lang w:val="uz-Cyrl-UZ"/>
              </w:rPr>
              <w:t/>
            </w:r>
            <w:r w:rsidRPr="00E46FB6">
              <w:rPr>
                <w:rFonts w:ascii="Times New Roman" w:hAnsi="Times New Roman" w:cs="Times New Roman"/>
                <w:sz w:val="24"/>
                <w:szCs w:val="24"/>
                <w:lang w:val="uz-Cyrl-UZ"/>
              </w:rPr>
              <w:t xml:space="preserve"/>
            </w:r>
            <w:r w:rsidR="00EA34F8" w:rsidRPr="00E46FB6">
              <w:rPr>
                <w:rFonts w:ascii="Times New Roman" w:hAnsi="Times New Roman" w:cs="Times New Roman"/>
                <w:sz w:val="24"/>
                <w:szCs w:val="24"/>
                <w:lang w:val="uz-Cyrl-UZ"/>
              </w:rPr>
              <w:t/>
            </w:r>
            <w:r w:rsidRPr="00E46FB6">
              <w:rPr>
                <w:rFonts w:ascii="Times New Roman" w:hAnsi="Times New Roman" w:cs="Times New Roman"/>
                <w:sz w:val="24"/>
                <w:szCs w:val="24"/>
                <w:lang w:val="uz-Cyrl-UZ"/>
              </w:rPr>
              <w:t xml:space="preserve"/>
            </w:r>
            <w:r w:rsidR="001478A8" w:rsidRPr="00E46FB6">
              <w:rPr>
                <w:rFonts w:ascii="Times New Roman" w:hAnsi="Times New Roman" w:cs="Times New Roman"/>
                <w:sz w:val="24"/>
                <w:szCs w:val="24"/>
                <w:lang w:val="uz-Cyrl-UZ"/>
              </w:rPr>
              <w:t xml:space="preserve"/>
            </w:r>
            <w:r w:rsidR="001478A8">
              <w:rPr>
                <w:rFonts w:ascii="Times New Roman" w:hAnsi="Times New Roman" w:cs="Times New Roman"/>
                <w:sz w:val="24"/>
                <w:szCs w:val="24"/>
                <w:lang w:val="uz-Cyrl-UZ"/>
              </w:rPr>
              <w:t/>
            </w:r>
            <w:r w:rsidR="001478A8" w:rsidRPr="00E46FB6">
              <w:rPr>
                <w:rFonts w:ascii="Times New Roman" w:hAnsi="Times New Roman" w:cs="Times New Roman"/>
                <w:sz w:val="24"/>
                <w:szCs w:val="24"/>
                <w:lang w:val="uz-Cyrl-UZ"/>
              </w:rPr>
              <w:t/>
            </w:r>
            <w:r w:rsidRPr="00E46FB6">
              <w:rPr>
                <w:rFonts w:ascii="Times New Roman" w:hAnsi="Times New Roman" w:cs="Times New Roman"/>
                <w:sz w:val="24"/>
                <w:szCs w:val="24"/>
                <w:lang w:val="uz-Cyrl-UZ"/>
              </w:rPr>
              <w:t xml:space="preserve"/>
            </w:r>
            <w:r w:rsidR="00E46FB6">
              <w:rPr>
                <w:rFonts w:ascii="Times New Roman" w:hAnsi="Times New Roman" w:cs="Times New Roman"/>
                <w:sz w:val="24"/>
                <w:szCs w:val="24"/>
                <w:lang w:val="uz-Cyrl-UZ"/>
              </w:rPr>
              <w:t/>
            </w:r>
            <w:r w:rsidR="001478A8">
              <w:rPr>
                <w:rFonts w:ascii="Times New Roman" w:hAnsi="Times New Roman" w:cs="Times New Roman"/>
                <w:sz w:val="24"/>
                <w:szCs w:val="24"/>
                <w:lang w:val="uz-Cyrl-UZ"/>
              </w:rPr>
              <w:t xml:space="preserve"/>
            </w:r>
            <w:r w:rsidR="00E46FB6">
              <w:rPr>
                <w:rFonts w:ascii="Times New Roman" w:hAnsi="Times New Roman" w:cs="Times New Roman"/>
                <w:sz w:val="24"/>
                <w:szCs w:val="24"/>
                <w:lang w:val="uz-Cyrl-UZ"/>
              </w:rPr>
              <w:t/>
            </w:r>
            <w:r w:rsidRPr="00E46FB6">
              <w:rPr>
                <w:rFonts w:ascii="Times New Roman" w:hAnsi="Times New Roman" w:cs="Times New Roman"/>
                <w:sz w:val="24"/>
                <w:szCs w:val="24"/>
                <w:lang w:val="uz-Cyrl-UZ"/>
              </w:rPr>
              <w:t/>
            </w:r>
            <w:r w:rsidR="00E46FB6">
              <w:rPr>
                <w:rFonts w:ascii="Times New Roman" w:hAnsi="Times New Roman" w:cs="Times New Roman"/>
                <w:sz w:val="24"/>
                <w:szCs w:val="24"/>
                <w:lang w:val="uz-Cyrl-UZ"/>
              </w:rPr>
              <w:t/>
            </w:r>
            <w:r w:rsidRPr="00E46FB6">
              <w:rPr>
                <w:rFonts w:ascii="Times New Roman" w:hAnsi="Times New Roman" w:cs="Times New Roman"/>
                <w:sz w:val="24"/>
                <w:szCs w:val="24"/>
                <w:lang w:val="uz-Cyrl-UZ"/>
              </w:rPr>
              <w:t xml:space="preserve"/>
            </w:r>
            <w:r w:rsidR="00EA34F8" w:rsidRPr="00E46FB6">
              <w:rPr>
                <w:rFonts w:ascii="Times New Roman" w:hAnsi="Times New Roman" w:cs="Times New Roman"/>
                <w:sz w:val="24"/>
                <w:szCs w:val="24"/>
                <w:lang w:val="uz-Cyrl-UZ"/>
              </w:rPr>
              <w:t/>
            </w:r>
            <w:r w:rsidRPr="00E46FB6">
              <w:rPr>
                <w:rFonts w:ascii="Times New Roman" w:hAnsi="Times New Roman" w:cs="Times New Roman"/>
                <w:sz w:val="24"/>
                <w:szCs w:val="24"/>
                <w:lang w:val="uz-Cyrl-UZ"/>
              </w:rPr>
              <w:t/>
            </w:r>
            <w:r w:rsidR="00881C7E">
              <w:rPr>
                <w:rFonts w:ascii="Times New Roman" w:hAnsi="Times New Roman" w:cs="Times New Roman"/>
                <w:sz w:val="24"/>
                <w:szCs w:val="24"/>
                <w:lang w:val="uz-Cyrl-UZ"/>
              </w:rPr>
              <w:t/>
            </w:r>
          </w:p>
        </w:tc>
      </w:tr>
      <w:tr w:rsidR="005D2F44" w:rsidRPr="00E40489" ns2:paraId="5680C13C" ns2:textId="77777777" w:rsidTr="006E37CD">
        <w:trPr>
          <w:trHeight w:val="60"/>
        </w:trPr>
        <w:tc>
          <w:tcPr>
            <w:tcW w:w="681" w:type="dxa"/>
            <w:shd w:val="clear" w:color="FFFFFF" w:fill="auto"/>
          </w:tcPr>
          <w:p ns2:paraId="5680C13A"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5.5.</w:t>
            </w:r>
          </w:p>
        </w:tc>
        <w:tc>
          <w:tcPr>
            <w:tcW w:w="9937" w:type="dxa"/>
            <w:gridSpan w:val="8"/>
            <w:shd w:val="clear" w:color="FFFFFF" w:fill="auto"/>
            <w:vAlign w:val="bottom"/>
          </w:tcPr>
          <w:p ns2:paraId="5680C13B" ns2:textId="231E45B5" w:rsidR="005D2F44" w:rsidRPr="00776EBA" w:rsidRDefault="0038112A" w:rsidP="00E46FB6">
            <w:pPr>
              <w:jc w:val="both"/>
              <w:rPr>
                <w:rFonts w:ascii="Times New Roman" w:hAnsi="Times New Roman" w:cs="Times New Roman"/>
                <w:sz w:val="24"/>
                <w:szCs w:val="24"/>
              </w:rPr>
            </w:pPr>
            <w:proofErr w:type="spellStart"/>
            <w:r w:rsidRPr="002110F4">
              <w:rPr>
                <w:rFonts w:ascii="Times New Roman" w:hAnsi="Times New Roman" w:cs="Times New Roman"/>
                <w:sz w:val="24"/>
                <w:szCs w:val="24"/>
              </w:rPr>
              <w:t xml:space="preserve">Жаримани (неустойка/пеня) тўлаш, етказилган зарарни қоплаш, Бажарувчи томонидан Буюртмачи тегишли ёзма сўров (даъво) юборган кундан бошлаб 3 (уч) иш куни ичида амалга оширилади. </w:t>
            </w:r>
            <w:proofErr w:type="spellEnd"/>
            <w:r w:rsidR="00E46FB6">
              <w:rPr>
                <w:rFonts w:ascii="Times New Roman" w:hAnsi="Times New Roman" w:cs="Times New Roman"/>
                <w:sz w:val="24"/>
                <w:szCs w:val="24"/>
                <w:lang w:val="uz-Cyrl-UZ"/>
              </w:rPr>
              <w:t xml:space="preserve"/>
            </w:r>
            <w:r w:rsidR="00E46FB6">
              <w:rPr>
                <w:rFonts w:ascii="Times New Roman" w:hAnsi="Times New Roman" w:cs="Times New Roman"/>
                <w:sz w:val="24"/>
                <w:szCs w:val="24"/>
              </w:rPr>
              <w:t/>
            </w:r>
            <w:r w:rsidR="00E46FB6">
              <w:rPr>
                <w:rFonts w:ascii="Times New Roman" w:hAnsi="Times New Roman" w:cs="Times New Roman"/>
                <w:sz w:val="24"/>
                <w:szCs w:val="24"/>
                <w:lang w:val="uz-Cyrl-UZ"/>
              </w:rPr>
              <w:t/>
            </w:r>
            <w:r w:rsidRPr="002110F4">
              <w:rPr>
                <w:rFonts w:ascii="Times New Roman" w:hAnsi="Times New Roman" w:cs="Times New Roman"/>
                <w:sz w:val="24"/>
                <w:szCs w:val="24"/>
              </w:rPr>
              <w:t/>
            </w:r>
            <w:r w:rsidR="00E46FB6">
              <w:rPr>
                <w:rFonts w:ascii="Times New Roman" w:hAnsi="Times New Roman" w:cs="Times New Roman"/>
                <w:sz w:val="24"/>
                <w:szCs w:val="24"/>
                <w:lang w:val="uz-Cyrl-UZ"/>
              </w:rPr>
              <w:t/>
            </w:r>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E46FB6">
              <w:rPr>
                <w:rFonts w:ascii="Times New Roman" w:hAnsi="Times New Roman" w:cs="Times New Roman"/>
                <w:sz w:val="24"/>
                <w:szCs w:val="24"/>
                <w:lang w:val="uz-Cyrl-UZ"/>
              </w:rPr>
              <w:t/>
            </w:r>
            <w:r w:rsidRPr="002110F4">
              <w:rPr>
                <w:rFonts w:ascii="Times New Roman" w:hAnsi="Times New Roman" w:cs="Times New Roman"/>
                <w:sz w:val="24"/>
                <w:szCs w:val="24"/>
              </w:rPr>
              <w:t xml:space="preserve"/>
            </w:r>
            <w:proofErr w:type="spellStart"/>
            <w:r w:rsidR="00EA34F8">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r w:rsidR="00E46FB6">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927939">
              <w:rPr>
                <w:rFonts w:ascii="Times New Roman" w:hAnsi="Times New Roman" w:cs="Times New Roman"/>
                <w:sz w:val="24"/>
                <w:szCs w:val="24"/>
                <w:lang w:val="uz-Cyrl-UZ"/>
              </w:rPr>
              <w:t xml:space="preserve"/>
            </w:r>
            <w:r w:rsidRPr="002110F4">
              <w:rPr>
                <w:rFonts w:ascii="Times New Roman" w:hAnsi="Times New Roman" w:cs="Times New Roman"/>
                <w:sz w:val="24"/>
                <w:szCs w:val="24"/>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w:r>
            <w:r w:rsidR="00776EBA" w:rsidRPr="00776EBA">
              <w:rPr>
                <w:rFonts w:ascii="Times New Roman" w:hAnsi="Times New Roman" w:cs="Times New Roman"/>
                <w:sz w:val="24"/>
                <w:szCs w:val="24"/>
              </w:rPr>
              <w:t xml:space="preserve"/>
            </w:r>
          </w:p>
        </w:tc>
      </w:tr>
      <w:tr w:rsidR="005D2F44" w:rsidRPr="00E40489" ns2:paraId="5680C13F" ns2:textId="77777777" w:rsidTr="006E37CD">
        <w:trPr>
          <w:trHeight w:val="60"/>
        </w:trPr>
        <w:tc>
          <w:tcPr>
            <w:tcW w:w="681" w:type="dxa"/>
            <w:shd w:val="clear" w:color="FFFFFF" w:fill="auto"/>
          </w:tcPr>
          <w:p ns2:paraId="5680C13D"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5.6.</w:t>
            </w:r>
          </w:p>
        </w:tc>
        <w:tc>
          <w:tcPr>
            <w:tcW w:w="9937" w:type="dxa"/>
            <w:gridSpan w:val="8"/>
            <w:shd w:val="clear" w:color="FFFFFF" w:fill="auto"/>
            <w:vAlign w:val="bottom"/>
          </w:tcPr>
          <w:p ns2:paraId="5680C13E" ns2:textId="41037AA8" w:rsidR="005D2F44" w:rsidRPr="002110F4" w:rsidRDefault="0038112A" w:rsidP="00E46FB6">
            <w:pPr>
              <w:jc w:val="both"/>
              <w:rPr>
                <w:rFonts w:ascii="Times New Roman" w:hAnsi="Times New Roman" w:cs="Times New Roman"/>
                <w:sz w:val="24"/>
                <w:szCs w:val="24"/>
              </w:rPr>
            </w:pPr>
            <w:r w:rsidRPr="002110F4">
              <w:rPr>
                <w:rFonts w:ascii="Times New Roman" w:hAnsi="Times New Roman" w:cs="Times New Roman"/>
                <w:sz w:val="24"/>
                <w:szCs w:val="24"/>
              </w:rPr>
              <w:t xml:space="preserve">Жарима (неустойка/пеня) тўлаш айбдор томонни ушбу Шартнома бўйича ўз мажбуриятларини бажаришдан озод қилмайди.</w:t>
            </w:r>
            <w:r w:rsidR="00E46FB6">
              <w:rPr>
                <w:rFonts w:ascii="Times New Roman" w:hAnsi="Times New Roman" w:cs="Times New Roman"/>
                <w:sz w:val="24"/>
                <w:szCs w:val="24"/>
                <w:lang w:val="uz-Cyrl-UZ"/>
              </w:rPr>
              <w:t xml:space="preserve"/>
            </w:r>
            <w:r w:rsidR="00E46FB6">
              <w:rPr>
                <w:rFonts w:ascii="Times New Roman" w:hAnsi="Times New Roman" w:cs="Times New Roman"/>
                <w:sz w:val="24"/>
                <w:szCs w:val="24"/>
              </w:rPr>
              <w:t/>
            </w:r>
            <w:r w:rsidR="00E46FB6">
              <w:rPr>
                <w:rFonts w:ascii="Times New Roman" w:hAnsi="Times New Roman" w:cs="Times New Roman"/>
                <w:sz w:val="24"/>
                <w:szCs w:val="24"/>
                <w:lang w:val="uz-Cyrl-UZ"/>
              </w:rPr>
              <w:t/>
            </w:r>
            <w:r w:rsidR="00E46FB6" w:rsidRPr="002110F4">
              <w:rPr>
                <w:rFonts w:ascii="Times New Roman" w:hAnsi="Times New Roman" w:cs="Times New Roman"/>
                <w:sz w:val="24"/>
                <w:szCs w:val="24"/>
              </w:rPr>
              <w:t/>
            </w:r>
            <w:r w:rsidR="00E46FB6">
              <w:rPr>
                <w:rFonts w:ascii="Times New Roman" w:hAnsi="Times New Roman" w:cs="Times New Roman"/>
                <w:sz w:val="24"/>
                <w:szCs w:val="24"/>
                <w:lang w:val="uz-Cyrl-UZ"/>
              </w:rPr>
              <w:t/>
            </w:r>
            <w:r w:rsidR="00E46FB6">
              <w:rPr>
                <w:rFonts w:ascii="Times New Roman" w:hAnsi="Times New Roman" w:cs="Times New Roman"/>
                <w:sz w:val="24"/>
                <w:szCs w:val="24"/>
              </w:rPr>
              <w:t/>
            </w:r>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r w:rsidR="00E46FB6">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w:r>
          </w:p>
        </w:tc>
      </w:tr>
      <w:tr w:rsidR="005D2F44" w:rsidRPr="00E40489" ns2:paraId="5680C149" ns2:textId="77777777" w:rsidTr="006E37CD">
        <w:trPr>
          <w:trHeight w:val="60"/>
        </w:trPr>
        <w:tc>
          <w:tcPr>
            <w:tcW w:w="681" w:type="dxa"/>
            <w:shd w:val="clear" w:color="FFFFFF" w:fill="auto"/>
          </w:tcPr>
          <w:p ns2:paraId="5680C140" ns2:textId="77777777" w:rsidR="005D2F44" w:rsidRPr="002110F4" w:rsidRDefault="005D2F44">
            <w:pPr>
              <w:jc w:val="both"/>
              <w:rPr>
                <w:rFonts w:ascii="Times New Roman" w:hAnsi="Times New Roman" w:cs="Times New Roman"/>
                <w:sz w:val="24"/>
                <w:szCs w:val="24"/>
              </w:rPr>
            </w:pPr>
          </w:p>
        </w:tc>
        <w:tc>
          <w:tcPr>
            <w:tcW w:w="1209" w:type="dxa"/>
            <w:shd w:val="clear" w:color="FFFFFF" w:fill="auto"/>
            <w:vAlign w:val="bottom"/>
          </w:tcPr>
          <w:p ns2:paraId="5680C141"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42"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43"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44"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45"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46"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47" ns2:textId="77777777" w:rsidR="005D2F44" w:rsidRPr="002110F4" w:rsidRDefault="005D2F44">
            <w:pPr>
              <w:jc w:val="both"/>
              <w:rPr>
                <w:rFonts w:ascii="Times New Roman" w:hAnsi="Times New Roman" w:cs="Times New Roman"/>
                <w:sz w:val="24"/>
                <w:szCs w:val="24"/>
              </w:rPr>
            </w:pPr>
          </w:p>
        </w:tc>
        <w:tc>
          <w:tcPr>
            <w:tcW w:w="3058" w:type="dxa"/>
            <w:shd w:val="clear" w:color="FFFFFF" w:fill="auto"/>
            <w:vAlign w:val="bottom"/>
          </w:tcPr>
          <w:p ns2:paraId="5680C148" ns2:textId="77777777" w:rsidR="005D2F44" w:rsidRPr="002110F4" w:rsidRDefault="005D2F44">
            <w:pPr>
              <w:jc w:val="both"/>
              <w:rPr>
                <w:rFonts w:ascii="Times New Roman" w:hAnsi="Times New Roman" w:cs="Times New Roman"/>
                <w:sz w:val="24"/>
                <w:szCs w:val="24"/>
              </w:rPr>
            </w:pPr>
          </w:p>
        </w:tc>
      </w:tr>
      <w:tr w:rsidR="005D2F44" w:rsidRPr="00E40489" ns2:paraId="5680C14C" ns2:textId="77777777" w:rsidTr="006E37CD">
        <w:trPr>
          <w:trHeight w:val="60"/>
        </w:trPr>
        <w:tc>
          <w:tcPr>
            <w:tcW w:w="681" w:type="dxa"/>
            <w:shd w:val="clear" w:color="FFFFFF" w:fill="auto"/>
          </w:tcPr>
          <w:p ns2:paraId="5680C14A" ns2:textId="77777777" w:rsidR="005D2F44" w:rsidRPr="002110F4" w:rsidRDefault="005D2F44">
            <w:pPr>
              <w:jc w:val="both"/>
              <w:rPr>
                <w:rFonts w:ascii="Times New Roman" w:hAnsi="Times New Roman" w:cs="Times New Roman"/>
                <w:sz w:val="24"/>
                <w:szCs w:val="24"/>
              </w:rPr>
            </w:pPr>
          </w:p>
        </w:tc>
        <w:tc>
          <w:tcPr>
            <w:tcW w:w="9937" w:type="dxa"/>
            <w:gridSpan w:val="8"/>
            <w:shd w:val="clear" w:color="FFFFFF" w:fill="auto"/>
            <w:vAlign w:val="bottom"/>
          </w:tcPr>
          <w:p ns2:paraId="5680C14B" ns2:textId="4B63D63F" w:rsidR="00D008DE" w:rsidRPr="002110F4" w:rsidRDefault="0038112A" w:rsidP="00D82F85">
            <w:pPr>
              <w:jc w:val="center"/>
              <w:rPr>
                <w:rFonts w:ascii="Times New Roman" w:hAnsi="Times New Roman" w:cs="Times New Roman"/>
                <w:b/>
                <w:sz w:val="24"/>
                <w:szCs w:val="24"/>
              </w:rPr>
            </w:pPr>
            <w:r w:rsidRPr="002110F4">
              <w:rPr>
                <w:rFonts w:ascii="Times New Roman" w:hAnsi="Times New Roman" w:cs="Times New Roman"/>
                <w:b/>
                <w:sz w:val="24"/>
                <w:szCs w:val="24"/>
              </w:rPr>
              <w:t xml:space="preserve">6. КАФОЛАТ МАЖБУРИЯТЛАРИ</w:t>
            </w:r>
          </w:p>
        </w:tc>
      </w:tr>
      <w:tr w:rsidR="005D2F44" w:rsidRPr="00E40489" ns2:paraId="5680C14F" ns2:textId="77777777" w:rsidTr="006E37CD">
        <w:trPr>
          <w:trHeight w:val="60"/>
        </w:trPr>
        <w:tc>
          <w:tcPr>
            <w:tcW w:w="681" w:type="dxa"/>
            <w:shd w:val="clear" w:color="FFFFFF" w:fill="auto"/>
          </w:tcPr>
          <w:p ns2:paraId="5680C14D"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6.1.</w:t>
            </w:r>
          </w:p>
        </w:tc>
        <w:tc>
          <w:tcPr>
            <w:tcW w:w="9937" w:type="dxa"/>
            <w:gridSpan w:val="8"/>
            <w:shd w:val="clear" w:color="FFFFFF" w:fill="auto"/>
            <w:vAlign w:val="bottom"/>
          </w:tcPr>
          <w:p ns2:paraId="5680C14E" ns2:textId="77D5247B" w:rsidR="005D2F44" w:rsidRPr="00957C12" w:rsidRDefault="00E46FB6" w:rsidP="00E46FB6">
            <w:pPr>
              <w:jc w:val="both"/>
              <w:rPr>
                <w:rFonts w:ascii="Times New Roman" w:hAnsi="Times New Roman" w:cs="Times New Roman"/>
                <w:b/>
                <w:bCs/>
                <w:sz w:val="24"/>
                <w:szCs w:val="24"/>
              </w:rPr>
            </w:pPr>
            <w:proofErr w:type="spellStart"/>
            <w:r w:rsidRPr="00957C12">
              <w:rPr>
                <w:rFonts w:ascii="Times New Roman" w:hAnsi="Times New Roman" w:cs="Times New Roman"/>
                <w:b/>
                <w:bCs/>
                <w:sz w:val="24"/>
                <w:szCs w:val="24"/>
              </w:rPr>
              <w:t xml:space="preserve">Томонлар бир-бирларига қуйидагиларни кафолатлайдилар:</w:t>
            </w:r>
            <w:proofErr w:type="spellEnd"/>
            <w:r w:rsidRPr="00957C12">
              <w:rPr>
                <w:rFonts w:ascii="Times New Roman" w:hAnsi="Times New Roman" w:cs="Times New Roman"/>
                <w:b/>
                <w:bCs/>
                <w:sz w:val="24"/>
                <w:szCs w:val="24"/>
              </w:rPr>
              <w:t xml:space="preserve"/>
            </w:r>
            <w:proofErr w:type="spellStart"/>
            <w:r w:rsidRPr="00957C12">
              <w:rPr>
                <w:rFonts w:ascii="Times New Roman" w:hAnsi="Times New Roman" w:cs="Times New Roman"/>
                <w:b/>
                <w:bCs/>
                <w:sz w:val="24"/>
                <w:szCs w:val="24"/>
              </w:rPr>
              <w:t/>
            </w:r>
            <w:proofErr w:type="spellEnd"/>
            <w:r w:rsidRPr="00957C12">
              <w:rPr>
                <w:rFonts w:ascii="Times New Roman" w:hAnsi="Times New Roman" w:cs="Times New Roman"/>
                <w:b/>
                <w:bCs/>
                <w:sz w:val="24"/>
                <w:szCs w:val="24"/>
              </w:rPr>
              <w:t xml:space="preserve"/>
            </w:r>
            <w:proofErr w:type="spellStart"/>
            <w:r w:rsidRPr="00957C12">
              <w:rPr>
                <w:rFonts w:ascii="Times New Roman" w:hAnsi="Times New Roman" w:cs="Times New Roman"/>
                <w:b/>
                <w:bCs/>
                <w:sz w:val="24"/>
                <w:szCs w:val="24"/>
              </w:rPr>
              <w:t/>
            </w:r>
            <w:proofErr w:type="spellEnd"/>
            <w:r w:rsidRPr="00957C12">
              <w:rPr>
                <w:rFonts w:ascii="Times New Roman" w:hAnsi="Times New Roman" w:cs="Times New Roman"/>
                <w:b/>
                <w:bCs/>
                <w:sz w:val="24"/>
                <w:szCs w:val="24"/>
              </w:rPr>
              <w:t xml:space="preserve"/>
            </w:r>
            <w:proofErr w:type="spellStart"/>
            <w:r w:rsidRPr="00957C12">
              <w:rPr>
                <w:rFonts w:ascii="Times New Roman" w:hAnsi="Times New Roman" w:cs="Times New Roman"/>
                <w:b/>
                <w:bCs/>
                <w:sz w:val="24"/>
                <w:szCs w:val="24"/>
              </w:rPr>
              <w:t/>
            </w:r>
            <w:proofErr w:type="spellEnd"/>
            <w:r w:rsidR="0038112A" w:rsidRPr="00957C12">
              <w:rPr>
                <w:rFonts w:ascii="Times New Roman" w:hAnsi="Times New Roman" w:cs="Times New Roman"/>
                <w:b/>
                <w:bCs/>
                <w:sz w:val="24"/>
                <w:szCs w:val="24"/>
              </w:rPr>
              <w:t/>
            </w:r>
          </w:p>
        </w:tc>
      </w:tr>
      <w:tr w:rsidR="005D2F44" w:rsidRPr="00E40489" ns2:paraId="5680C152" ns2:textId="77777777" w:rsidTr="006E37CD">
        <w:trPr>
          <w:trHeight w:val="60"/>
        </w:trPr>
        <w:tc>
          <w:tcPr>
            <w:tcW w:w="681" w:type="dxa"/>
            <w:shd w:val="clear" w:color="FFFFFF" w:fill="auto"/>
          </w:tcPr>
          <w:p ns2:paraId="5680C150"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w:t>
            </w:r>
          </w:p>
        </w:tc>
        <w:tc>
          <w:tcPr>
            <w:tcW w:w="9937" w:type="dxa"/>
            <w:gridSpan w:val="8"/>
            <w:shd w:val="clear" w:color="FFFFFF" w:fill="auto"/>
            <w:vAlign w:val="bottom"/>
          </w:tcPr>
          <w:p ns2:paraId="5680C151" ns2:textId="173520F3" w:rsidR="005D2F44" w:rsidRPr="002110F4" w:rsidRDefault="00E46FB6" w:rsidP="00F1785E">
            <w:pPr>
              <w:jc w:val="both"/>
              <w:rPr>
                <w:rFonts w:ascii="Times New Roman" w:hAnsi="Times New Roman" w:cs="Times New Roman"/>
                <w:sz w:val="24"/>
                <w:szCs w:val="24"/>
              </w:rPr>
            </w:pPr>
            <w:r>
              <w:rPr>
                <w:rFonts w:ascii="Times New Roman" w:hAnsi="Times New Roman" w:cs="Times New Roman"/>
                <w:sz w:val="24"/>
                <w:szCs w:val="24"/>
                <w:lang w:val="uz-Cyrl-UZ"/>
              </w:rPr>
              <w:t xml:space="preserve">Буюртмачи Ўзбекистон Республикаси қонунчилигига мувофиқ ташкил этилган юридик шахс, Бажарувчи эса тўлиқ муомалага лаёқатли шахсдирэ;</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9B6047">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9B6047">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EA34F8">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9B6047">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9B6047">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ins w:id="33" w:author="AraFat Atayev" w:date="2023-01-18T13:17:00Z">
              <w:r w:rsidR="00312DC6" w:rsidRPr="002110F4">
                <w:rPr>
                  <w:rFonts w:ascii="Times New Roman" w:hAnsi="Times New Roman" w:cs="Times New Roman"/>
                  <w:sz w:val="24"/>
                  <w:szCs w:val="24"/>
                </w:rPr>
                <w:t xml:space="preserve"> </w:t>
              </w:r>
              <w:del w:id="34" w:author="Davron Yakubov" w:date="2024-01-14T11:23:00Z">
                <w:r w:rsidR="00312DC6" w:rsidRPr="002110F4" w:rsidDel="00515BE5">
                  <w:rPr>
                    <w:rFonts w:ascii="Times New Roman" w:hAnsi="Times New Roman" w:cs="Times New Roman"/>
                    <w:sz w:val="24"/>
                    <w:szCs w:val="24"/>
                  </w:rPr>
                  <w:delText>(</w:delText>
                </w:r>
              </w:del>
              <w:proofErr w:type="spellStart"/>
              <w:r w:rsidR="00312DC6" w:rsidRPr="002110F4">
                <w:rPr>
                  <w:rFonts w:ascii="Times New Roman" w:hAnsi="Times New Roman" w:cs="Times New Roman"/>
                  <w:sz w:val="24"/>
                  <w:szCs w:val="24"/>
                </w:rPr>
                <w:t>ва</w:t>
              </w:r>
              <w:proofErr w:type="spellEnd"/>
              <w:r w:rsidR="00312DC6" w:rsidRPr="002110F4">
                <w:rPr>
                  <w:rFonts w:ascii="Times New Roman" w:hAnsi="Times New Roman" w:cs="Times New Roman"/>
                  <w:sz w:val="24"/>
                  <w:szCs w:val="24"/>
                </w:rPr>
                <w:t xml:space="preserve"> </w:t>
              </w:r>
              <w:proofErr w:type="spellStart"/>
              <w:r w:rsidR="00312DC6" w:rsidRPr="002110F4">
                <w:rPr>
                  <w:rFonts w:ascii="Times New Roman" w:hAnsi="Times New Roman" w:cs="Times New Roman"/>
                  <w:sz w:val="24"/>
                  <w:szCs w:val="24"/>
                </w:rPr>
                <w:t>шартномага</w:t>
              </w:r>
              <w:proofErr w:type="spellEnd"/>
              <w:r w:rsidR="00312DC6" w:rsidRPr="002110F4">
                <w:rPr>
                  <w:rFonts w:ascii="Times New Roman" w:hAnsi="Times New Roman" w:cs="Times New Roman"/>
                  <w:sz w:val="24"/>
                  <w:szCs w:val="24"/>
                </w:rPr>
                <w:t xml:space="preserve"> </w:t>
              </w:r>
              <w:proofErr w:type="spellStart"/>
              <w:r w:rsidR="00312DC6" w:rsidRPr="002110F4">
                <w:rPr>
                  <w:rFonts w:ascii="Times New Roman" w:hAnsi="Times New Roman" w:cs="Times New Roman"/>
                  <w:sz w:val="24"/>
                  <w:szCs w:val="24"/>
                </w:rPr>
                <w:t>мувофиқ</w:t>
              </w:r>
              <w:proofErr w:type="spellEnd"/>
              <w:r w:rsidR="00312DC6" w:rsidRPr="002110F4">
                <w:rPr>
                  <w:rFonts w:ascii="Times New Roman" w:hAnsi="Times New Roman" w:cs="Times New Roman"/>
                  <w:sz w:val="24"/>
                  <w:szCs w:val="24"/>
                </w:rPr>
                <w:t xml:space="preserve"> </w:t>
              </w:r>
              <w:proofErr w:type="spellStart"/>
              <w:r w:rsidR="00312DC6" w:rsidRPr="002110F4">
                <w:rPr>
                  <w:rFonts w:ascii="Times New Roman" w:hAnsi="Times New Roman" w:cs="Times New Roman"/>
                  <w:sz w:val="24"/>
                  <w:szCs w:val="24"/>
                </w:rPr>
                <w:t>хизматлар</w:t>
              </w:r>
              <w:proofErr w:type="spellEnd"/>
              <w:r w:rsidR="00312DC6" w:rsidRPr="002110F4">
                <w:rPr>
                  <w:rFonts w:ascii="Times New Roman" w:hAnsi="Times New Roman" w:cs="Times New Roman"/>
                  <w:sz w:val="24"/>
                  <w:szCs w:val="24"/>
                </w:rPr>
                <w:t xml:space="preserve"> </w:t>
              </w:r>
              <w:proofErr w:type="spellStart"/>
              <w:r w:rsidR="00312DC6" w:rsidRPr="002110F4">
                <w:rPr>
                  <w:rFonts w:ascii="Times New Roman" w:hAnsi="Times New Roman" w:cs="Times New Roman"/>
                  <w:sz w:val="24"/>
                  <w:szCs w:val="24"/>
                </w:rPr>
                <w:t>кўрсатиш</w:t>
              </w:r>
              <w:proofErr w:type="spellEnd"/>
              <w:r w:rsidR="00312DC6" w:rsidRPr="002110F4">
                <w:rPr>
                  <w:rFonts w:ascii="Times New Roman" w:hAnsi="Times New Roman" w:cs="Times New Roman"/>
                  <w:sz w:val="24"/>
                  <w:szCs w:val="24"/>
                </w:rPr>
                <w:t xml:space="preserve"> </w:t>
              </w:r>
              <w:proofErr w:type="spellStart"/>
              <w:r w:rsidR="00312DC6" w:rsidRPr="002110F4">
                <w:rPr>
                  <w:rFonts w:ascii="Times New Roman" w:hAnsi="Times New Roman" w:cs="Times New Roman"/>
                  <w:sz w:val="24"/>
                  <w:szCs w:val="24"/>
                </w:rPr>
                <w:t>ваколатига</w:t>
              </w:r>
              <w:proofErr w:type="spellEnd"/>
              <w:r w:rsidR="00312DC6" w:rsidRPr="002110F4">
                <w:rPr>
                  <w:rFonts w:ascii="Times New Roman" w:hAnsi="Times New Roman" w:cs="Times New Roman"/>
                  <w:sz w:val="24"/>
                  <w:szCs w:val="24"/>
                </w:rPr>
                <w:t xml:space="preserve"> </w:t>
              </w:r>
            </w:ins>
            <w:r w:rsidR="00F1785E">
              <w:rPr>
                <w:rFonts w:ascii="Times New Roman" w:hAnsi="Times New Roman" w:cs="Times New Roman"/>
                <w:sz w:val="24"/>
                <w:szCs w:val="24"/>
                <w:lang w:val="uz-Cyrl-UZ"/>
              </w:rPr>
              <w:t/>
            </w:r>
            <w:ins w:id="35" w:author="AraFat Atayev" w:date="2023-01-18T13:17:00Z">
              <w:r w:rsidR="00312DC6" w:rsidRPr="002110F4">
                <w:rPr>
                  <w:rFonts w:ascii="Times New Roman" w:hAnsi="Times New Roman" w:cs="Times New Roman"/>
                  <w:sz w:val="24"/>
                  <w:szCs w:val="24"/>
                </w:rPr>
                <w:t>га</w:t>
              </w:r>
              <w:del w:id="36" w:author="Davron Yakubov" w:date="2024-01-14T11:23:00Z">
                <w:r w:rsidR="00312DC6" w:rsidRPr="002110F4" w:rsidDel="00515BE5">
                  <w:rPr>
                    <w:rFonts w:ascii="Times New Roman" w:hAnsi="Times New Roman" w:cs="Times New Roman"/>
                    <w:sz w:val="24"/>
                    <w:szCs w:val="24"/>
                  </w:rPr>
                  <w:delText>)</w:delText>
                </w:r>
              </w:del>
            </w:ins>
            <w:r w:rsidR="0038112A" w:rsidRPr="002110F4">
              <w:rPr>
                <w:rFonts w:ascii="Times New Roman" w:hAnsi="Times New Roman" w:cs="Times New Roman"/>
                <w:sz w:val="24"/>
                <w:szCs w:val="24"/>
              </w:rPr>
              <w:t/>
            </w:r>
          </w:p>
        </w:tc>
      </w:tr>
      <w:tr w:rsidR="005D2F44" w:rsidRPr="00E40489" ns2:paraId="5680C155" ns2:textId="77777777" w:rsidTr="006E37CD">
        <w:trPr>
          <w:trHeight w:val="60"/>
        </w:trPr>
        <w:tc>
          <w:tcPr>
            <w:tcW w:w="681" w:type="dxa"/>
            <w:shd w:val="clear" w:color="FFFFFF" w:fill="auto"/>
          </w:tcPr>
          <w:p ns2:paraId="5680C153"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w:t>
            </w:r>
          </w:p>
        </w:tc>
        <w:tc>
          <w:tcPr>
            <w:tcW w:w="9937" w:type="dxa"/>
            <w:gridSpan w:val="8"/>
            <w:shd w:val="clear" w:color="FFFFFF" w:fill="auto"/>
            <w:vAlign w:val="bottom"/>
          </w:tcPr>
          <w:p ns2:paraId="5680C154" ns2:textId="4C65D122" w:rsidR="005D2F44" w:rsidRPr="002110F4" w:rsidRDefault="00927939" w:rsidP="00927939">
            <w:pPr>
              <w:jc w:val="both"/>
              <w:rPr>
                <w:rFonts w:ascii="Times New Roman" w:hAnsi="Times New Roman" w:cs="Times New Roman"/>
                <w:sz w:val="24"/>
                <w:szCs w:val="24"/>
              </w:rPr>
            </w:pPr>
            <w:r>
              <w:rPr>
                <w:rFonts w:ascii="Times New Roman" w:hAnsi="Times New Roman" w:cs="Times New Roman"/>
                <w:sz w:val="24"/>
                <w:szCs w:val="24"/>
                <w:lang w:val="uz-Cyrl-UZ"/>
              </w:rPr>
              <w:t xml:space="preserve">Томонлар ўз ҳаракатлари билан ушбу Шартнома бўйича ҳуқуқ ва мажбуриятларни олиш ва ушбу Шартномани бажариш ҳуқуқига эга;</w:t>
            </w:r>
            <w:proofErr w:type="spellStart"/>
            <w:r w:rsidR="0038112A" w:rsidRPr="002110F4">
              <w:rPr>
                <w:rFonts w:ascii="Times New Roman" w:hAnsi="Times New Roman" w:cs="Times New Roman"/>
                <w:sz w:val="24"/>
                <w:szCs w:val="24"/>
              </w:rPr>
              <w:t/>
            </w:r>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r w:rsidR="00E46FB6">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proofErr w:type="spellStart"/>
            <w:r w:rsidR="00E46FB6">
              <w:rPr>
                <w:rFonts w:ascii="Times New Roman" w:hAnsi="Times New Roman" w:cs="Times New Roman"/>
                <w:sz w:val="24"/>
                <w:szCs w:val="24"/>
              </w:rPr>
              <w:t/>
            </w:r>
            <w:proofErr w:type="spellEnd"/>
            <w:r w:rsidR="00E46FB6">
              <w:rPr>
                <w:rFonts w:ascii="Times New Roman" w:hAnsi="Times New Roman" w:cs="Times New Roman"/>
                <w:sz w:val="24"/>
                <w:szCs w:val="24"/>
              </w:rPr>
              <w:t xml:space="preserve"/>
            </w:r>
            <w:r w:rsidR="00E46FB6">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881562">
              <w:rPr>
                <w:rFonts w:ascii="Times New Roman" w:hAnsi="Times New Roman" w:cs="Times New Roman"/>
                <w:sz w:val="24"/>
                <w:szCs w:val="24"/>
                <w:lang w:val="uz-Cyrl-UZ"/>
              </w:rPr>
              <w:t/>
            </w:r>
            <w:r w:rsidR="0038112A" w:rsidRPr="002110F4">
              <w:rPr>
                <w:rFonts w:ascii="Times New Roman" w:hAnsi="Times New Roman" w:cs="Times New Roman"/>
                <w:sz w:val="24"/>
                <w:szCs w:val="24"/>
              </w:rPr>
              <w:t/>
            </w:r>
          </w:p>
        </w:tc>
      </w:tr>
      <w:tr w:rsidR="005D2F44" w:rsidRPr="00E40489" ns2:paraId="5680C158" ns2:textId="77777777" w:rsidTr="006E37CD">
        <w:trPr>
          <w:trHeight w:val="60"/>
        </w:trPr>
        <w:tc>
          <w:tcPr>
            <w:tcW w:w="681" w:type="dxa"/>
            <w:shd w:val="clear" w:color="FFFFFF" w:fill="auto"/>
          </w:tcPr>
          <w:p ns2:paraId="5680C156"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w:t>
            </w:r>
          </w:p>
        </w:tc>
        <w:tc>
          <w:tcPr>
            <w:tcW w:w="9937" w:type="dxa"/>
            <w:gridSpan w:val="8"/>
            <w:shd w:val="clear" w:color="FFFFFF" w:fill="auto"/>
            <w:vAlign w:val="bottom"/>
          </w:tcPr>
          <w:p ns2:paraId="5680C157" ns2:textId="73995F1F" w:rsidR="005D2F44" w:rsidRPr="002110F4" w:rsidRDefault="00456A09" w:rsidP="00927939">
            <w:pPr>
              <w:jc w:val="both"/>
              <w:rPr>
                <w:rFonts w:ascii="Times New Roman" w:hAnsi="Times New Roman" w:cs="Times New Roman"/>
                <w:sz w:val="24"/>
                <w:szCs w:val="24"/>
              </w:rPr>
            </w:pPr>
            <w:proofErr w:type="spellStart"/>
            <w:r w:rsidRPr="002110F4">
              <w:rPr>
                <w:rFonts w:ascii="Times New Roman" w:hAnsi="Times New Roman" w:cs="Times New Roman"/>
                <w:sz w:val="24"/>
                <w:szCs w:val="24"/>
              </w:rPr>
              <w:t xml:space="preserve">Томонлар ушбу шартнома бўйича ўз мажбуриятларини бажариш учун зарур бўлган барча зарур ваколатлар ва рухсатномаларни (шу жумладан лицензияларни) олдилар;</w:t>
            </w:r>
            <w:r w:rsidR="0038112A" w:rsidRPr="002110F4">
              <w:rPr>
                <w:rFonts w:ascii="Times New Roman" w:hAnsi="Times New Roman" w:cs="Times New Roman"/>
                <w:sz w:val="24"/>
                <w:szCs w:val="24"/>
              </w:rPr>
              <w:t/>
            </w:r>
            <w:proofErr w:type="spellEnd"/>
            <w:r>
              <w:rPr>
                <w:rFonts w:ascii="Times New Roman" w:hAnsi="Times New Roman" w:cs="Times New Roman"/>
                <w:sz w:val="24"/>
                <w:szCs w:val="24"/>
                <w:lang w:val="uz-Cyrl-UZ"/>
              </w:rPr>
              <w:t xml:space="preserve"/>
            </w:r>
            <w:proofErr w:type="spellStart"/>
            <w:r w:rsidR="003B768C">
              <w:rPr>
                <w:rFonts w:ascii="Times New Roman" w:hAnsi="Times New Roman" w:cs="Times New Roman"/>
                <w:sz w:val="24"/>
                <w:szCs w:val="24"/>
              </w:rPr>
              <w:t/>
            </w:r>
            <w:proofErr w:type="spellEnd"/>
            <w:r w:rsidR="003B768C">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Pr>
                <w:rFonts w:ascii="Times New Roman" w:hAnsi="Times New Roman" w:cs="Times New Roman"/>
                <w:sz w:val="24"/>
                <w:szCs w:val="24"/>
                <w:lang w:val="uz-Cyrl-UZ"/>
              </w:rPr>
              <w:t xml:space="preserve"/>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sidR="0038112A" w:rsidRPr="002110F4">
              <w:rPr>
                <w:rFonts w:ascii="Times New Roman" w:hAnsi="Times New Roman" w:cs="Times New Roman"/>
                <w:sz w:val="24"/>
                <w:szCs w:val="24"/>
              </w:rPr>
              <w:t/>
            </w:r>
          </w:p>
        </w:tc>
      </w:tr>
      <w:tr w:rsidR="005D2F44" w:rsidRPr="00E40489" ns2:paraId="5680C15B" ns2:textId="77777777" w:rsidTr="006E37CD">
        <w:trPr>
          <w:trHeight w:val="60"/>
        </w:trPr>
        <w:tc>
          <w:tcPr>
            <w:tcW w:w="681" w:type="dxa"/>
            <w:shd w:val="clear" w:color="FFFFFF" w:fill="auto"/>
          </w:tcPr>
          <w:p ns2:paraId="5680C159"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w:t>
            </w:r>
          </w:p>
        </w:tc>
        <w:tc>
          <w:tcPr>
            <w:tcW w:w="9937" w:type="dxa"/>
            <w:gridSpan w:val="8"/>
            <w:shd w:val="clear" w:color="FFFFFF" w:fill="auto"/>
            <w:vAlign w:val="bottom"/>
          </w:tcPr>
          <w:p ns2:paraId="5680C15A" ns2:textId="6D0780D2" w:rsidR="005D2F44" w:rsidRPr="002110F4" w:rsidRDefault="003B768C" w:rsidP="00927939">
            <w:pPr>
              <w:jc w:val="both"/>
              <w:rPr>
                <w:rFonts w:ascii="Times New Roman" w:hAnsi="Times New Roman" w:cs="Times New Roman"/>
                <w:sz w:val="24"/>
                <w:szCs w:val="24"/>
              </w:rPr>
            </w:pPr>
            <w:proofErr w:type="spellStart"/>
            <w:r>
              <w:rPr>
                <w:rFonts w:ascii="Times New Roman" w:hAnsi="Times New Roman" w:cs="Times New Roman"/>
                <w:sz w:val="24"/>
                <w:szCs w:val="24"/>
              </w:rPr>
              <w:t xml:space="preserve">ушбу шартнома томонлар шахсан ўзи, ёки томонларнинг тегишли ваколатли вакили, томонидан имзоланади (агарда мавжуд бўлса).</w:t>
            </w:r>
            <w:proofErr w:type="spellEnd"/>
            <w:r>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lang w:val="uz-Cyrl-UZ"/>
              </w:rPr>
              <w:t xml:space="preserve"/>
            </w:r>
            <w:r w:rsidR="00456A09">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lang w:val="uz-Cyrl-UZ"/>
              </w:rPr>
              <w:t xml:space="preserve"/>
            </w:r>
            <w:r w:rsidR="00927939">
              <w:rPr>
                <w:rFonts w:ascii="Times New Roman" w:hAnsi="Times New Roman" w:cs="Times New Roman"/>
                <w:sz w:val="24"/>
                <w:szCs w:val="24"/>
                <w:lang w:val="uz-Cyrl-UZ"/>
              </w:rPr>
              <w:t/>
            </w:r>
            <w:r w:rsidR="00456A09">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456A09">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456A09">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w:r>
          </w:p>
        </w:tc>
      </w:tr>
      <w:tr w:rsidR="005D2F44" w:rsidRPr="00E40489" ns2:paraId="5680C15E" ns2:textId="77777777" w:rsidTr="006E37CD">
        <w:trPr>
          <w:trHeight w:val="60"/>
        </w:trPr>
        <w:tc>
          <w:tcPr>
            <w:tcW w:w="681" w:type="dxa"/>
            <w:shd w:val="clear" w:color="FFFFFF" w:fill="auto"/>
          </w:tcPr>
          <w:p ns2:paraId="5680C15C"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6.2.</w:t>
            </w:r>
          </w:p>
        </w:tc>
        <w:tc>
          <w:tcPr>
            <w:tcW w:w="9937" w:type="dxa"/>
            <w:gridSpan w:val="8"/>
            <w:shd w:val="clear" w:color="FFFFFF" w:fill="auto"/>
            <w:vAlign w:val="bottom"/>
          </w:tcPr>
          <w:p ns2:paraId="5680C15D" ns2:textId="523D706F" w:rsidR="005D2F44" w:rsidRPr="00957C12" w:rsidRDefault="00EA34F8">
            <w:pPr>
              <w:jc w:val="both"/>
              <w:rPr>
                <w:rFonts w:ascii="Times New Roman" w:hAnsi="Times New Roman" w:cs="Times New Roman"/>
                <w:b/>
                <w:bCs/>
                <w:sz w:val="24"/>
                <w:szCs w:val="24"/>
                <w:lang w:val="uz-Cyrl-UZ"/>
              </w:rPr>
            </w:pPr>
            <w:proofErr w:type="spellStart"/>
            <w:r w:rsidRPr="00957C12">
              <w:rPr>
                <w:rFonts w:ascii="Times New Roman" w:hAnsi="Times New Roman" w:cs="Times New Roman"/>
                <w:b/>
                <w:bCs/>
                <w:sz w:val="24"/>
                <w:szCs w:val="24"/>
              </w:rPr>
              <w:t xml:space="preserve">Бажарувчи Буюртмачига қуйидагиларни кафолатлайди:</w:t>
            </w:r>
            <w:proofErr w:type="spellEnd"/>
            <w:r w:rsidR="00456A09" w:rsidRPr="00957C12">
              <w:rPr>
                <w:rFonts w:ascii="Times New Roman" w:hAnsi="Times New Roman" w:cs="Times New Roman"/>
                <w:b/>
                <w:bCs/>
                <w:sz w:val="24"/>
                <w:szCs w:val="24"/>
              </w:rPr>
              <w:t xml:space="preserve"/>
            </w:r>
            <w:r w:rsidR="00456A09" w:rsidRPr="00957C12">
              <w:rPr>
                <w:rFonts w:ascii="Times New Roman" w:hAnsi="Times New Roman" w:cs="Times New Roman"/>
                <w:b/>
                <w:bCs/>
                <w:sz w:val="24"/>
                <w:szCs w:val="24"/>
                <w:lang w:val="uz-Cyrl-UZ"/>
              </w:rPr>
              <w:t/>
            </w:r>
            <w:proofErr w:type="spellStart"/>
            <w:r w:rsidR="0038112A" w:rsidRPr="00957C12">
              <w:rPr>
                <w:rFonts w:ascii="Times New Roman" w:hAnsi="Times New Roman" w:cs="Times New Roman"/>
                <w:b/>
                <w:bCs/>
                <w:sz w:val="24"/>
                <w:szCs w:val="24"/>
              </w:rPr>
              <w:t/>
            </w:r>
            <w:proofErr w:type="spellEnd"/>
            <w:r w:rsidR="0038112A" w:rsidRPr="00957C12">
              <w:rPr>
                <w:rFonts w:ascii="Times New Roman" w:hAnsi="Times New Roman" w:cs="Times New Roman"/>
                <w:b/>
                <w:bCs/>
                <w:sz w:val="24"/>
                <w:szCs w:val="24"/>
              </w:rPr>
              <w:t xml:space="preserve"/>
            </w:r>
            <w:proofErr w:type="spellStart"/>
            <w:r w:rsidR="0038112A" w:rsidRPr="00957C12">
              <w:rPr>
                <w:rFonts w:ascii="Times New Roman" w:hAnsi="Times New Roman" w:cs="Times New Roman"/>
                <w:b/>
                <w:bCs/>
                <w:sz w:val="24"/>
                <w:szCs w:val="24"/>
              </w:rPr>
              <w:t/>
            </w:r>
            <w:proofErr w:type="spellEnd"/>
            <w:r w:rsidR="0038112A" w:rsidRPr="00957C12">
              <w:rPr>
                <w:rFonts w:ascii="Times New Roman" w:hAnsi="Times New Roman" w:cs="Times New Roman"/>
                <w:b/>
                <w:bCs/>
                <w:sz w:val="24"/>
                <w:szCs w:val="24"/>
              </w:rPr>
              <w:t xml:space="preserve"/>
            </w:r>
            <w:proofErr w:type="spellStart"/>
            <w:r w:rsidR="0038112A" w:rsidRPr="00957C12">
              <w:rPr>
                <w:rFonts w:ascii="Times New Roman" w:hAnsi="Times New Roman" w:cs="Times New Roman"/>
                <w:b/>
                <w:bCs/>
                <w:sz w:val="24"/>
                <w:szCs w:val="24"/>
              </w:rPr>
              <w:t/>
            </w:r>
            <w:proofErr w:type="spellEnd"/>
            <w:r w:rsidR="00456A09" w:rsidRPr="00957C12">
              <w:rPr>
                <w:rFonts w:ascii="Times New Roman" w:hAnsi="Times New Roman" w:cs="Times New Roman"/>
                <w:b/>
                <w:bCs/>
                <w:sz w:val="24"/>
                <w:szCs w:val="24"/>
                <w:lang w:val="uz-Cyrl-UZ"/>
              </w:rPr>
              <w:t/>
            </w:r>
          </w:p>
        </w:tc>
      </w:tr>
      <w:tr w:rsidR="005D2F44" w:rsidRPr="00E40489" ns2:paraId="5680C161" ns2:textId="77777777" w:rsidTr="006E37CD">
        <w:trPr>
          <w:trHeight w:val="60"/>
        </w:trPr>
        <w:tc>
          <w:tcPr>
            <w:tcW w:w="681" w:type="dxa"/>
            <w:shd w:val="clear" w:color="FFFFFF" w:fill="auto"/>
          </w:tcPr>
          <w:p ns2:paraId="5680C15F" ns2:textId="26D93241" w:rsidR="005D2F44" w:rsidRPr="002110F4" w:rsidRDefault="00961E35">
            <w:pPr>
              <w:jc w:val="both"/>
              <w:rPr>
                <w:rFonts w:ascii="Times New Roman" w:hAnsi="Times New Roman" w:cs="Times New Roman"/>
                <w:sz w:val="24"/>
                <w:szCs w:val="24"/>
              </w:rPr>
            </w:pPr>
            <w:r w:rsidRPr="002110F4">
              <w:rPr>
                <w:rFonts w:ascii="Times New Roman" w:hAnsi="Times New Roman" w:cs="Times New Roman"/>
                <w:sz w:val="24"/>
                <w:szCs w:val="24"/>
              </w:rPr>
              <w:t xml:space="preserve">*</w:t>
            </w:r>
          </w:p>
        </w:tc>
        <w:tc>
          <w:tcPr>
            <w:tcW w:w="9937" w:type="dxa"/>
            <w:gridSpan w:val="8"/>
            <w:shd w:val="clear" w:color="FFFFFF" w:fill="auto"/>
            <w:vAlign w:val="bottom"/>
          </w:tcPr>
          <w:p ns2:paraId="5680C160" ns2:textId="38722BD6" w:rsidR="005D2F44" w:rsidRPr="00456A09" w:rsidRDefault="003B768C" w:rsidP="00927939">
            <w:pPr>
              <w:jc w:val="both"/>
              <w:rPr>
                <w:rFonts w:ascii="Times New Roman" w:hAnsi="Times New Roman" w:cs="Times New Roman"/>
                <w:sz w:val="24"/>
                <w:szCs w:val="24"/>
                <w:lang w:val="uz-Cyrl-UZ"/>
              </w:rPr>
            </w:pPr>
            <w:proofErr w:type="spellStart"/>
            <w:r>
              <w:rPr>
                <w:rFonts w:ascii="Times New Roman" w:hAnsi="Times New Roman" w:cs="Times New Roman"/>
                <w:sz w:val="24"/>
                <w:szCs w:val="24"/>
              </w:rPr>
              <w:t xml:space="preserve">ушбу шартнома бўйича хизматлар Бажарувчи томонидан тўғри ва тўлиқ, юқори даражада тақдим этилади ва Ўзбекистон Республикаси ҳудудида бундай хизматларга қўйиладиган талабларга, Буюртмачининг талабларига ва ушбу шартнома шартларига жавоб беради;</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lang w:val="uz-Cyrl-UZ"/>
              </w:rPr>
              <w:t xml:space="preserve"/>
            </w:r>
            <w:proofErr w:type="spellStart"/>
            <w:r>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Pr>
                <w:rFonts w:ascii="Times New Roman" w:hAnsi="Times New Roman" w:cs="Times New Roman"/>
                <w:sz w:val="24"/>
                <w:szCs w:val="24"/>
                <w:lang w:val="uz-Cyrl-UZ"/>
              </w:rPr>
              <w:t xml:space="preserve"/>
            </w:r>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r w:rsidR="00456A09">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lang w:val="uz-Cyrl-UZ"/>
              </w:rPr>
              <w:t/>
            </w:r>
          </w:p>
        </w:tc>
      </w:tr>
      <w:tr w:rsidR="005D2F44" w:rsidRPr="00E40489" ns2:paraId="5680C164" ns2:textId="77777777" w:rsidTr="006E37CD">
        <w:trPr>
          <w:trHeight w:val="60"/>
        </w:trPr>
        <w:tc>
          <w:tcPr>
            <w:tcW w:w="681" w:type="dxa"/>
            <w:shd w:val="clear" w:color="FFFFFF" w:fill="auto"/>
          </w:tcPr>
          <w:p ns2:paraId="5680C162"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w:t>
            </w:r>
          </w:p>
        </w:tc>
        <w:tc>
          <w:tcPr>
            <w:tcW w:w="9937" w:type="dxa"/>
            <w:gridSpan w:val="8"/>
            <w:shd w:val="clear" w:color="FFFFFF" w:fill="auto"/>
            <w:vAlign w:val="bottom"/>
          </w:tcPr>
          <w:p ns2:paraId="5680C163" ns2:textId="7630C0EE" w:rsidR="005D2F44" w:rsidRPr="002110F4" w:rsidRDefault="00EA34F8" w:rsidP="00927939">
            <w:pPr>
              <w:jc w:val="both"/>
              <w:rPr>
                <w:rFonts w:ascii="Times New Roman" w:hAnsi="Times New Roman" w:cs="Times New Roman"/>
                <w:sz w:val="24"/>
                <w:szCs w:val="24"/>
              </w:rPr>
            </w:pPr>
            <w:proofErr w:type="spellStart"/>
            <w:r>
              <w:rPr>
                <w:rFonts w:ascii="Times New Roman" w:hAnsi="Times New Roman" w:cs="Times New Roman"/>
                <w:sz w:val="24"/>
                <w:szCs w:val="24"/>
              </w:rPr>
              <w:t xml:space="preserve">Бажарувчи шартномани тузиш ва ушбу шартнома бўйича ўз мажбуриятларини тўғри ва тўлиқ бажариш учун зарур бўлган тегишли малакага, маълумотга ва кўникмаларга эга;</w:t>
            </w:r>
            <w:proofErr w:type="spellEnd"/>
            <w:r w:rsidR="00456A09">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456A09">
              <w:rPr>
                <w:rFonts w:ascii="Times New Roman" w:hAnsi="Times New Roman" w:cs="Times New Roman"/>
                <w:sz w:val="24"/>
                <w:szCs w:val="24"/>
                <w:lang w:val="uz-Cyrl-UZ"/>
              </w:rPr>
              <w:t xml:space="preserve"/>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w:r>
          </w:p>
        </w:tc>
      </w:tr>
      <w:tr w:rsidR="005D2F44" w:rsidRPr="00E40489" ns2:paraId="5680C167" ns2:textId="77777777" w:rsidTr="006E37CD">
        <w:trPr>
          <w:trHeight w:val="60"/>
        </w:trPr>
        <w:tc>
          <w:tcPr>
            <w:tcW w:w="681" w:type="dxa"/>
            <w:shd w:val="clear" w:color="FFFFFF" w:fill="auto"/>
          </w:tcPr>
          <w:p ns2:paraId="5680C165" ns2:textId="13D4EB3A" w:rsidR="005D2F44" w:rsidRPr="002110F4" w:rsidRDefault="00961E35">
            <w:pPr>
              <w:jc w:val="both"/>
              <w:rPr>
                <w:rFonts w:ascii="Times New Roman" w:hAnsi="Times New Roman" w:cs="Times New Roman"/>
                <w:sz w:val="24"/>
                <w:szCs w:val="24"/>
              </w:rPr>
            </w:pPr>
            <w:r w:rsidRPr="002110F4">
              <w:rPr>
                <w:rFonts w:ascii="Times New Roman" w:hAnsi="Times New Roman" w:cs="Times New Roman"/>
                <w:sz w:val="24"/>
                <w:szCs w:val="24"/>
              </w:rPr>
              <w:t xml:space="preserve">*</w:t>
            </w:r>
          </w:p>
        </w:tc>
        <w:tc>
          <w:tcPr>
            <w:tcW w:w="9937" w:type="dxa"/>
            <w:gridSpan w:val="8"/>
            <w:shd w:val="clear" w:color="FFFFFF" w:fill="auto"/>
            <w:vAlign w:val="bottom"/>
          </w:tcPr>
          <w:p ns2:paraId="5680C166" ns2:textId="3F4D6B1F" w:rsidR="005D2F44" w:rsidRPr="002110F4" w:rsidRDefault="00EA34F8" w:rsidP="00927939">
            <w:pPr>
              <w:jc w:val="both"/>
              <w:rPr>
                <w:rFonts w:ascii="Times New Roman" w:hAnsi="Times New Roman" w:cs="Times New Roman"/>
                <w:sz w:val="24"/>
                <w:szCs w:val="24"/>
              </w:rPr>
            </w:pPr>
            <w:proofErr w:type="spellStart"/>
            <w:r>
              <w:rPr>
                <w:rFonts w:ascii="Times New Roman" w:hAnsi="Times New Roman" w:cs="Times New Roman"/>
                <w:sz w:val="24"/>
                <w:szCs w:val="24"/>
              </w:rPr>
              <w:t xml:space="preserve">Бажарувчи Буюртмачи томонидан ушбу шартнома шартларинини тўғри бажариш, банкнинг қонун ҳужжатлари ва ички меъёрий ҳужжатлари талаблари ижросини таъминлаш мақсадида керак бўладиган (керак бўлиши мумкин бўлган) ўз шахсий маълумотларини тўплаш ва қайта ишлашга розилик беради. </w:t>
            </w:r>
            <w:proofErr w:type="spellEnd"/>
            <w:r w:rsidR="00456A09">
              <w:rPr>
                <w:rFonts w:ascii="Times New Roman" w:hAnsi="Times New Roman" w:cs="Times New Roman"/>
                <w:sz w:val="24"/>
                <w:szCs w:val="24"/>
              </w:rPr>
              <w:t xml:space="preserve"/>
            </w:r>
            <w:r w:rsidR="00456A09">
              <w:rPr>
                <w:rFonts w:ascii="Times New Roman" w:hAnsi="Times New Roman" w:cs="Times New Roman"/>
                <w:sz w:val="24"/>
                <w:szCs w:val="24"/>
                <w:lang w:val="uz-Cyrl-UZ"/>
              </w:rPr>
              <w:t/>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proofErr w:type="spellStart"/>
            <w:r w:rsidR="00456A09">
              <w:rPr>
                <w:rFonts w:ascii="Times New Roman" w:hAnsi="Times New Roman" w:cs="Times New Roman"/>
                <w:sz w:val="24"/>
                <w:szCs w:val="24"/>
              </w:rPr>
              <w:t/>
            </w:r>
            <w:proofErr w:type="spellEnd"/>
            <w:r w:rsidR="00456A09">
              <w:rPr>
                <w:rFonts w:ascii="Times New Roman" w:hAnsi="Times New Roman" w:cs="Times New Roman"/>
                <w:sz w:val="24"/>
                <w:szCs w:val="24"/>
              </w:rPr>
              <w:t xml:space="preserve"/>
            </w:r>
            <w:proofErr w:type="spellStart"/>
            <w:r w:rsidR="00662463">
              <w:rPr>
                <w:rFonts w:ascii="Times New Roman" w:hAnsi="Times New Roman" w:cs="Times New Roman"/>
                <w:sz w:val="24"/>
                <w:szCs w:val="24"/>
              </w:rPr>
              <w:t/>
            </w:r>
            <w:proofErr w:type="spellEnd"/>
            <w:r w:rsidR="00662463">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662463">
              <w:rPr>
                <w:rFonts w:ascii="Times New Roman" w:hAnsi="Times New Roman" w:cs="Times New Roman"/>
                <w:sz w:val="24"/>
                <w:szCs w:val="24"/>
              </w:rPr>
              <w:t/>
            </w:r>
            <w:proofErr w:type="spellEnd"/>
            <w:r w:rsidR="00662463">
              <w:rPr>
                <w:rFonts w:ascii="Times New Roman" w:hAnsi="Times New Roman" w:cs="Times New Roman"/>
                <w:sz w:val="24"/>
                <w:szCs w:val="24"/>
                <w:lang w:val="uz-Cyrl-UZ"/>
              </w:rPr>
              <w:t xml:space="preserve"/>
            </w:r>
            <w:r w:rsidR="00662463">
              <w:rPr>
                <w:rFonts w:ascii="Times New Roman" w:hAnsi="Times New Roman" w:cs="Times New Roman"/>
                <w:sz w:val="24"/>
                <w:szCs w:val="24"/>
              </w:rPr>
              <w:t xml:space="preserve"/>
            </w:r>
            <w:proofErr w:type="spellStart"/>
            <w:r w:rsidR="00662463">
              <w:rPr>
                <w:rFonts w:ascii="Times New Roman" w:hAnsi="Times New Roman" w:cs="Times New Roman"/>
                <w:sz w:val="24"/>
                <w:szCs w:val="24"/>
              </w:rPr>
              <w:t/>
            </w:r>
            <w:proofErr w:type="spellEnd"/>
            <w:r w:rsidR="00662463">
              <w:rPr>
                <w:rFonts w:ascii="Times New Roman" w:hAnsi="Times New Roman" w:cs="Times New Roman"/>
                <w:sz w:val="24"/>
                <w:szCs w:val="24"/>
              </w:rPr>
              <w:t xml:space="preserve"/>
            </w:r>
            <w:proofErr w:type="spellStart"/>
            <w:r w:rsidR="00662463">
              <w:rPr>
                <w:rFonts w:ascii="Times New Roman" w:hAnsi="Times New Roman" w:cs="Times New Roman"/>
                <w:sz w:val="24"/>
                <w:szCs w:val="24"/>
              </w:rPr>
              <w:t/>
            </w:r>
            <w:proofErr w:type="spellEnd"/>
            <w:r w:rsidR="00662463">
              <w:rPr>
                <w:rFonts w:ascii="Times New Roman" w:hAnsi="Times New Roman" w:cs="Times New Roman"/>
                <w:sz w:val="24"/>
                <w:szCs w:val="24"/>
                <w:lang w:val="uz-Cyrl-UZ"/>
              </w:rPr>
              <w:t/>
            </w:r>
            <w:r w:rsidR="00662463" w:rsidRPr="002110F4">
              <w:rPr>
                <w:rFonts w:ascii="Times New Roman" w:hAnsi="Times New Roman" w:cs="Times New Roman"/>
                <w:sz w:val="24"/>
                <w:szCs w:val="24"/>
              </w:rPr>
              <w:t xml:space="preserve"/>
            </w:r>
            <w:proofErr w:type="spellStart"/>
            <w:r w:rsidR="00662463" w:rsidRPr="002110F4">
              <w:rPr>
                <w:rFonts w:ascii="Times New Roman" w:hAnsi="Times New Roman" w:cs="Times New Roman"/>
                <w:sz w:val="24"/>
                <w:szCs w:val="24"/>
              </w:rPr>
              <w:t/>
            </w:r>
            <w:proofErr w:type="spellEnd"/>
            <w:r w:rsidR="00662463" w:rsidRPr="002110F4">
              <w:rPr>
                <w:rFonts w:ascii="Times New Roman" w:hAnsi="Times New Roman" w:cs="Times New Roman"/>
                <w:sz w:val="24"/>
                <w:szCs w:val="24"/>
              </w:rPr>
              <w:t xml:space="preserve"/>
            </w:r>
            <w:proofErr w:type="spellStart"/>
            <w:r w:rsidR="00662463" w:rsidRPr="002110F4">
              <w:rPr>
                <w:rFonts w:ascii="Times New Roman" w:hAnsi="Times New Roman" w:cs="Times New Roman"/>
                <w:sz w:val="24"/>
                <w:szCs w:val="24"/>
              </w:rPr>
              <w:t/>
            </w:r>
            <w:proofErr w:type="spellEnd"/>
            <w:r w:rsidR="00662463" w:rsidRPr="002110F4">
              <w:rPr>
                <w:rFonts w:ascii="Times New Roman" w:hAnsi="Times New Roman" w:cs="Times New Roman"/>
                <w:sz w:val="24"/>
                <w:szCs w:val="24"/>
              </w:rPr>
              <w:t xml:space="preserve"/>
            </w:r>
            <w:proofErr w:type="spellStart"/>
            <w:r w:rsidR="00662463" w:rsidRPr="002110F4">
              <w:rPr>
                <w:rFonts w:ascii="Times New Roman" w:hAnsi="Times New Roman" w:cs="Times New Roman"/>
                <w:sz w:val="24"/>
                <w:szCs w:val="24"/>
              </w:rPr>
              <w:t/>
            </w:r>
            <w:proofErr w:type="spellEnd"/>
            <w:r w:rsidR="00662463" w:rsidRPr="002110F4">
              <w:rPr>
                <w:rFonts w:ascii="Times New Roman" w:hAnsi="Times New Roman" w:cs="Times New Roman"/>
                <w:sz w:val="24"/>
                <w:szCs w:val="24"/>
              </w:rPr>
              <w:t xml:space="preserve"/>
            </w:r>
            <w:proofErr w:type="spellStart"/>
            <w:r w:rsidR="00662463" w:rsidRPr="002110F4">
              <w:rPr>
                <w:rFonts w:ascii="Times New Roman" w:hAnsi="Times New Roman" w:cs="Times New Roman"/>
                <w:sz w:val="24"/>
                <w:szCs w:val="24"/>
              </w:rPr>
              <w:t/>
            </w:r>
            <w:proofErr w:type="spellEnd"/>
            <w:r w:rsidR="00662463" w:rsidRPr="002110F4">
              <w:rPr>
                <w:rFonts w:ascii="Times New Roman" w:hAnsi="Times New Roman" w:cs="Times New Roman"/>
                <w:sz w:val="24"/>
                <w:szCs w:val="24"/>
              </w:rPr>
              <w:t xml:space="preserve"/>
            </w:r>
            <w:proofErr w:type="spellStart"/>
            <w:r w:rsidR="00662463" w:rsidRPr="002110F4">
              <w:rPr>
                <w:rFonts w:ascii="Times New Roman" w:hAnsi="Times New Roman" w:cs="Times New Roman"/>
                <w:sz w:val="24"/>
                <w:szCs w:val="24"/>
              </w:rPr>
              <w:t/>
            </w:r>
            <w:proofErr w:type="spellEnd"/>
            <w:r w:rsidR="00662463" w:rsidRPr="002110F4">
              <w:rPr>
                <w:rFonts w:ascii="Times New Roman" w:hAnsi="Times New Roman" w:cs="Times New Roman"/>
                <w:sz w:val="24"/>
                <w:szCs w:val="24"/>
              </w:rPr>
              <w:t xml:space="preserve"/>
            </w:r>
            <w:proofErr w:type="spellStart"/>
            <w:r w:rsidR="00662463" w:rsidRPr="002110F4">
              <w:rPr>
                <w:rFonts w:ascii="Times New Roman" w:hAnsi="Times New Roman" w:cs="Times New Roman"/>
                <w:sz w:val="24"/>
                <w:szCs w:val="24"/>
              </w:rPr>
              <w:t/>
            </w:r>
            <w:proofErr w:type="spellEnd"/>
            <w:r w:rsidR="00662463" w:rsidRPr="002110F4">
              <w:rPr>
                <w:rFonts w:ascii="Times New Roman" w:hAnsi="Times New Roman" w:cs="Times New Roman"/>
                <w:sz w:val="24"/>
                <w:szCs w:val="24"/>
              </w:rPr>
              <w:t xml:space="preserve"/>
            </w:r>
            <w:proofErr w:type="spellStart"/>
            <w:r w:rsidR="00662463" w:rsidRPr="002110F4">
              <w:rPr>
                <w:rFonts w:ascii="Times New Roman" w:hAnsi="Times New Roman" w:cs="Times New Roman"/>
                <w:sz w:val="24"/>
                <w:szCs w:val="24"/>
              </w:rPr>
              <w:t/>
            </w:r>
            <w:proofErr w:type="spellEnd"/>
            <w:r w:rsidR="00662463">
              <w:rPr>
                <w:rFonts w:ascii="Times New Roman" w:hAnsi="Times New Roman" w:cs="Times New Roman"/>
                <w:sz w:val="24"/>
                <w:szCs w:val="24"/>
                <w:lang w:val="uz-Cyrl-UZ"/>
              </w:rPr>
              <w:t xml:space="preserve"/>
            </w:r>
            <w:r w:rsidR="00456A09">
              <w:rPr>
                <w:rFonts w:ascii="Times New Roman" w:hAnsi="Times New Roman" w:cs="Times New Roman"/>
                <w:sz w:val="24"/>
                <w:szCs w:val="24"/>
                <w:lang w:val="uz-Cyrl-UZ"/>
              </w:rPr>
              <w:t xml:space="preserve"/>
            </w:r>
            <w:r w:rsidR="0038112A" w:rsidRPr="002110F4">
              <w:rPr>
                <w:rFonts w:ascii="Times New Roman" w:hAnsi="Times New Roman" w:cs="Times New Roman"/>
                <w:sz w:val="24"/>
                <w:szCs w:val="24"/>
              </w:rPr>
              <w:t xml:space="preserve"/>
            </w:r>
            <w:r w:rsidR="00456A09">
              <w:rPr>
                <w:rFonts w:ascii="Times New Roman" w:hAnsi="Times New Roman" w:cs="Times New Roman"/>
                <w:sz w:val="24"/>
                <w:szCs w:val="24"/>
                <w:lang w:val="uz-Cyrl-UZ"/>
              </w:rPr>
              <w:t xml:space="preserve"/>
            </w:r>
            <w:r w:rsidR="0038112A" w:rsidRPr="002110F4">
              <w:rPr>
                <w:rFonts w:ascii="Times New Roman" w:hAnsi="Times New Roman" w:cs="Times New Roman"/>
                <w:sz w:val="24"/>
                <w:szCs w:val="24"/>
              </w:rPr>
              <w:t/>
            </w:r>
            <w:r w:rsidR="00456A09">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sidR="00456A09">
              <w:rPr>
                <w:rFonts w:ascii="Times New Roman" w:hAnsi="Times New Roman" w:cs="Times New Roman"/>
                <w:sz w:val="24"/>
                <w:szCs w:val="24"/>
                <w:lang w:val="uz-Cyrl-UZ"/>
              </w:rPr>
              <w:t xml:space="preserve"/>
            </w:r>
            <w:r w:rsidR="0038112A" w:rsidRPr="002110F4">
              <w:rPr>
                <w:rFonts w:ascii="Times New Roman" w:hAnsi="Times New Roman" w:cs="Times New Roman"/>
                <w:sz w:val="24"/>
                <w:szCs w:val="24"/>
              </w:rPr>
              <w:t xml:space="preserve"/>
            </w:r>
            <w:r w:rsidR="00662463">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
        </w:tc>
      </w:tr>
      <w:tr w:rsidR="005D2F44" w:rsidRPr="00E40489" ns2:paraId="5680C171" ns2:textId="77777777" w:rsidTr="006E37CD">
        <w:trPr>
          <w:trHeight w:val="60"/>
        </w:trPr>
        <w:tc>
          <w:tcPr>
            <w:tcW w:w="681" w:type="dxa"/>
            <w:shd w:val="clear" w:color="FFFFFF" w:fill="auto"/>
          </w:tcPr>
          <w:p ns2:paraId="5680C168" ns2:textId="77777777" w:rsidR="005D2F44" w:rsidRPr="002110F4" w:rsidRDefault="005D2F44">
            <w:pPr>
              <w:jc w:val="both"/>
              <w:rPr>
                <w:rFonts w:ascii="Times New Roman" w:hAnsi="Times New Roman" w:cs="Times New Roman"/>
                <w:sz w:val="24"/>
                <w:szCs w:val="24"/>
              </w:rPr>
            </w:pPr>
          </w:p>
        </w:tc>
        <w:tc>
          <w:tcPr>
            <w:tcW w:w="1209" w:type="dxa"/>
            <w:shd w:val="clear" w:color="FFFFFF" w:fill="auto"/>
            <w:vAlign w:val="bottom"/>
          </w:tcPr>
          <w:p ns2:paraId="5680C169"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6A"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6B"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6C" ns2:textId="77777777" w:rsidR="005D2F44" w:rsidRPr="00FD79DF" w:rsidRDefault="005D2F44">
            <w:pPr>
              <w:jc w:val="both"/>
              <w:rPr>
                <w:rFonts w:ascii="Times New Roman" w:hAnsi="Times New Roman" w:cs="Times New Roman"/>
                <w:sz w:val="24"/>
                <w:szCs w:val="24"/>
              </w:rPr>
            </w:pPr>
          </w:p>
        </w:tc>
        <w:tc>
          <w:tcPr>
            <w:tcW w:w="945" w:type="dxa"/>
            <w:shd w:val="clear" w:color="FFFFFF" w:fill="auto"/>
            <w:vAlign w:val="bottom"/>
          </w:tcPr>
          <w:p ns2:paraId="5680C16D"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6E"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6F" ns2:textId="77777777" w:rsidR="005D2F44" w:rsidRPr="002110F4" w:rsidRDefault="005D2F44">
            <w:pPr>
              <w:jc w:val="both"/>
              <w:rPr>
                <w:rFonts w:ascii="Times New Roman" w:hAnsi="Times New Roman" w:cs="Times New Roman"/>
                <w:sz w:val="24"/>
                <w:szCs w:val="24"/>
              </w:rPr>
            </w:pPr>
          </w:p>
        </w:tc>
        <w:tc>
          <w:tcPr>
            <w:tcW w:w="3058" w:type="dxa"/>
            <w:shd w:val="clear" w:color="FFFFFF" w:fill="auto"/>
            <w:vAlign w:val="bottom"/>
          </w:tcPr>
          <w:p ns2:paraId="5680C170" ns2:textId="77777777" w:rsidR="005D2F44" w:rsidRPr="002110F4" w:rsidRDefault="005D2F44">
            <w:pPr>
              <w:jc w:val="both"/>
              <w:rPr>
                <w:rFonts w:ascii="Times New Roman" w:hAnsi="Times New Roman" w:cs="Times New Roman"/>
                <w:sz w:val="24"/>
                <w:szCs w:val="24"/>
              </w:rPr>
            </w:pPr>
          </w:p>
        </w:tc>
      </w:tr>
      <w:tr w:rsidR="005D2F44" w:rsidRPr="00E40489" ns2:paraId="5680C174" ns2:textId="77777777" w:rsidTr="006E37CD">
        <w:trPr>
          <w:trHeight w:val="60"/>
        </w:trPr>
        <w:tc>
          <w:tcPr>
            <w:tcW w:w="681" w:type="dxa"/>
            <w:shd w:val="clear" w:color="FFFFFF" w:fill="auto"/>
          </w:tcPr>
          <w:p ns2:paraId="5680C172" ns2:textId="77777777" w:rsidR="005D2F44" w:rsidRPr="002110F4" w:rsidRDefault="005D2F44">
            <w:pPr>
              <w:jc w:val="both"/>
              <w:rPr>
                <w:rFonts w:ascii="Times New Roman" w:hAnsi="Times New Roman" w:cs="Times New Roman"/>
                <w:sz w:val="24"/>
                <w:szCs w:val="24"/>
              </w:rPr>
            </w:pPr>
          </w:p>
        </w:tc>
        <w:tc>
          <w:tcPr>
            <w:tcW w:w="9937" w:type="dxa"/>
            <w:gridSpan w:val="8"/>
            <w:shd w:val="clear" w:color="FFFFFF" w:fill="auto"/>
            <w:vAlign w:val="bottom"/>
          </w:tcPr>
          <w:p ns2:paraId="5680C173" ns2:textId="501EFCE3" w:rsidR="00D008DE" w:rsidRPr="002110F4" w:rsidRDefault="0038112A" w:rsidP="00D82F85">
            <w:pPr>
              <w:jc w:val="center"/>
              <w:rPr>
                <w:rFonts w:ascii="Times New Roman" w:hAnsi="Times New Roman" w:cs="Times New Roman"/>
                <w:b/>
                <w:sz w:val="24"/>
                <w:szCs w:val="24"/>
              </w:rPr>
            </w:pPr>
            <w:r w:rsidRPr="002110F4">
              <w:rPr>
                <w:rFonts w:ascii="Times New Roman" w:hAnsi="Times New Roman" w:cs="Times New Roman"/>
                <w:b/>
                <w:sz w:val="24"/>
                <w:szCs w:val="24"/>
              </w:rPr>
              <w:t xml:space="preserve">7. НИЗОЛАРНИ ҲАЛ ҚИЛИШ</w:t>
            </w:r>
            <w:r w:rsidR="00DF39D3">
              <w:rPr>
                <w:rFonts w:ascii="Times New Roman" w:hAnsi="Times New Roman" w:cs="Times New Roman"/>
                <w:b/>
                <w:sz w:val="24"/>
                <w:szCs w:val="24"/>
                <w:lang w:val="uz-Cyrl-UZ"/>
              </w:rPr>
              <w:t xml:space="preserve"/>
            </w:r>
          </w:p>
        </w:tc>
      </w:tr>
      <w:tr w:rsidR="005D2F44" w:rsidRPr="00E40489" ns2:paraId="5680C177" ns2:textId="77777777" w:rsidTr="006E37CD">
        <w:trPr>
          <w:trHeight w:val="60"/>
        </w:trPr>
        <w:tc>
          <w:tcPr>
            <w:tcW w:w="681" w:type="dxa"/>
            <w:shd w:val="clear" w:color="FFFFFF" w:fill="auto"/>
          </w:tcPr>
          <w:p ns2:paraId="5680C175" ns2:textId="733C82B1"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7.1.</w:t>
            </w:r>
          </w:p>
        </w:tc>
        <w:tc>
          <w:tcPr>
            <w:tcW w:w="9937" w:type="dxa"/>
            <w:gridSpan w:val="8"/>
            <w:shd w:val="clear" w:color="FFFFFF" w:fill="auto"/>
            <w:vAlign w:val="bottom"/>
          </w:tcPr>
          <w:p ns2:paraId="5680C176" ns2:textId="3BD6E88E" w:rsidR="005D2F44" w:rsidRPr="002110F4" w:rsidRDefault="0038112A" w:rsidP="00927939">
            <w:pPr>
              <w:jc w:val="both"/>
              <w:rPr>
                <w:rFonts w:ascii="Times New Roman" w:hAnsi="Times New Roman" w:cs="Times New Roman"/>
                <w:sz w:val="24"/>
                <w:szCs w:val="24"/>
              </w:rPr>
            </w:pPr>
            <w:r w:rsidRPr="002110F4">
              <w:rPr>
                <w:rFonts w:ascii="Times New Roman" w:hAnsi="Times New Roman" w:cs="Times New Roman"/>
                <w:sz w:val="24"/>
                <w:szCs w:val="24"/>
              </w:rPr>
              <w:t xml:space="preserve">Ушбу шартнома бўйича томонлар ўртасида юзага келадиган барча низоларни томонлар музокаралар йўли билан ҳал қиладилар.</w:t>
            </w:r>
            <w:r w:rsidR="00662463">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662463">
              <w:rPr>
                <w:rFonts w:ascii="Times New Roman" w:hAnsi="Times New Roman" w:cs="Times New Roman"/>
                <w:sz w:val="24"/>
                <w:szCs w:val="24"/>
                <w:lang w:val="uz-Cyrl-UZ"/>
              </w:rPr>
              <w:t/>
            </w:r>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r w:rsidR="00662463">
              <w:rPr>
                <w:rFonts w:ascii="Times New Roman" w:hAnsi="Times New Roman" w:cs="Times New Roman"/>
                <w:sz w:val="24"/>
                <w:szCs w:val="24"/>
              </w:rPr>
              <w:t/>
            </w:r>
            <w:proofErr w:type="spellEnd"/>
            <w:r w:rsidR="00662463">
              <w:rPr>
                <w:rFonts w:ascii="Times New Roman" w:hAnsi="Times New Roman" w:cs="Times New Roman"/>
                <w:sz w:val="24"/>
                <w:szCs w:val="24"/>
              </w:rPr>
              <w:t xml:space="preserve"/>
            </w:r>
            <w:proofErr w:type="spellStart"/>
            <w:r w:rsidR="00662463">
              <w:rPr>
                <w:rFonts w:ascii="Times New Roman" w:hAnsi="Times New Roman" w:cs="Times New Roman"/>
                <w:sz w:val="24"/>
                <w:szCs w:val="24"/>
              </w:rPr>
              <w:t/>
            </w:r>
            <w:proofErr w:type="spellEnd"/>
            <w:r w:rsidR="00662463">
              <w:rPr>
                <w:rFonts w:ascii="Times New Roman" w:hAnsi="Times New Roman" w:cs="Times New Roman"/>
                <w:sz w:val="24"/>
                <w:szCs w:val="24"/>
              </w:rPr>
              <w:t xml:space="preserve"/>
            </w:r>
            <w:proofErr w:type="spellStart"/>
            <w:r w:rsidR="00662463">
              <w:rPr>
                <w:rFonts w:ascii="Times New Roman" w:hAnsi="Times New Roman" w:cs="Times New Roman"/>
                <w:sz w:val="24"/>
                <w:szCs w:val="24"/>
              </w:rPr>
              <w:t/>
            </w:r>
            <w:proofErr w:type="spellEnd"/>
            <w:r w:rsidR="00662463">
              <w:rPr>
                <w:rFonts w:ascii="Times New Roman" w:hAnsi="Times New Roman" w:cs="Times New Roman"/>
                <w:sz w:val="24"/>
                <w:szCs w:val="24"/>
              </w:rPr>
              <w:t xml:space="preserve"/>
            </w:r>
            <w:proofErr w:type="spellStart"/>
            <w:r w:rsidR="00662463">
              <w:rPr>
                <w:rFonts w:ascii="Times New Roman" w:hAnsi="Times New Roman" w:cs="Times New Roman"/>
                <w:sz w:val="24"/>
                <w:szCs w:val="24"/>
              </w:rPr>
              <w:t/>
            </w:r>
            <w:proofErr w:type="spellEnd"/>
            <w:r w:rsidR="00662463">
              <w:rPr>
                <w:rFonts w:ascii="Times New Roman" w:hAnsi="Times New Roman" w:cs="Times New Roman"/>
                <w:sz w:val="24"/>
                <w:szCs w:val="24"/>
              </w:rPr>
              <w:t xml:space="preserve"/>
            </w:r>
            <w:proofErr w:type="spellStart"/>
            <w:r w:rsidR="00662463">
              <w:rPr>
                <w:rFonts w:ascii="Times New Roman" w:hAnsi="Times New Roman" w:cs="Times New Roman"/>
                <w:sz w:val="24"/>
                <w:szCs w:val="24"/>
              </w:rPr>
              <w:t/>
            </w:r>
            <w:r w:rsidRPr="002110F4">
              <w:rPr>
                <w:rFonts w:ascii="Times New Roman" w:hAnsi="Times New Roman" w:cs="Times New Roman"/>
                <w:sz w:val="24"/>
                <w:szCs w:val="24"/>
              </w:rPr>
              <w:t/>
            </w:r>
            <w:proofErr w:type="spellEnd"/>
            <w:r w:rsidR="00662463">
              <w:rPr>
                <w:rFonts w:ascii="Times New Roman" w:hAnsi="Times New Roman" w:cs="Times New Roman"/>
                <w:sz w:val="24"/>
                <w:szCs w:val="24"/>
                <w:lang w:val="uz-Cyrl-UZ"/>
              </w:rPr>
              <w:t/>
            </w:r>
            <w:r w:rsidRPr="002110F4">
              <w:rPr>
                <w:rFonts w:ascii="Times New Roman" w:hAnsi="Times New Roman" w:cs="Times New Roman"/>
                <w:sz w:val="24"/>
                <w:szCs w:val="24"/>
              </w:rPr>
              <w:t/>
            </w:r>
          </w:p>
        </w:tc>
      </w:tr>
      <w:tr w:rsidR="005D2F44" w:rsidRPr="00E40489" ns2:paraId="5680C17A" ns2:textId="77777777" w:rsidTr="006E37CD">
        <w:trPr>
          <w:trHeight w:val="60"/>
        </w:trPr>
        <w:tc>
          <w:tcPr>
            <w:tcW w:w="681" w:type="dxa"/>
            <w:shd w:val="clear" w:color="FFFFFF" w:fill="auto"/>
          </w:tcPr>
          <w:p ns2:paraId="5680C178"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7.2.</w:t>
            </w:r>
          </w:p>
        </w:tc>
        <w:tc>
          <w:tcPr>
            <w:tcW w:w="9937" w:type="dxa"/>
            <w:gridSpan w:val="8"/>
            <w:shd w:val="clear" w:color="FFFFFF" w:fill="auto"/>
            <w:vAlign w:val="bottom"/>
          </w:tcPr>
          <w:p ns2:paraId="5680C179" ns2:textId="4029B4F2" w:rsidR="005D2F44" w:rsidRPr="002110F4" w:rsidRDefault="0038112A" w:rsidP="008B4FDF">
            <w:pPr>
              <w:jc w:val="both"/>
              <w:rPr>
                <w:rFonts w:ascii="Times New Roman" w:hAnsi="Times New Roman" w:cs="Times New Roman"/>
                <w:sz w:val="24"/>
                <w:szCs w:val="24"/>
              </w:rPr>
            </w:pPr>
            <w:r w:rsidRPr="002C368E">
              <w:rPr>
                <w:rFonts w:ascii="Times New Roman" w:hAnsi="Times New Roman" w:cs="Times New Roman"/>
                <w:color w:val="000000" w:themeColor="text1"/>
                <w:sz w:val="24"/>
                <w:szCs w:val="24"/>
              </w:rPr>
              <w:t xml:space="preserve">Агарда ушбу шартнома бўйича низоларни музокаралар йўли билан ҳал қилишнинг иложи бўлмаса, барча низолар ва келишмовчиликларМЧЖ манзилдаги туман/шаҳар и.</w:t>
            </w:r>
            <w:r w:rsidR="00662463" w:rsidRPr="002C368E">
              <w:rPr>
                <w:rFonts w:ascii="Times New Roman" w:hAnsi="Times New Roman" w:cs="Times New Roman"/>
                <w:color w:val="000000" w:themeColor="text1"/>
                <w:sz w:val="24"/>
                <w:szCs w:val="24"/>
                <w:lang w:val="uz-Cyrl-UZ"/>
              </w:rPr>
              <w:t/>
            </w:r>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r w:rsidRPr="002C368E">
              <w:rPr>
                <w:rFonts w:ascii="Times New Roman" w:hAnsi="Times New Roman" w:cs="Times New Roman"/>
                <w:color w:val="000000" w:themeColor="text1"/>
                <w:sz w:val="24"/>
                <w:szCs w:val="24"/>
              </w:rPr>
              <w:t xml:space="preserve"/>
            </w:r>
            <w:proofErr w:type="spellStart"/>
            <w:r w:rsidRPr="002C368E">
              <w:rPr>
                <w:rFonts w:ascii="Times New Roman" w:hAnsi="Times New Roman" w:cs="Times New Roman"/>
                <w:color w:val="000000" w:themeColor="text1"/>
                <w:sz w:val="24"/>
                <w:szCs w:val="24"/>
              </w:rPr>
              <w:t/>
            </w:r>
            <w:proofErr w:type="spellEnd"/>
            <w:ins w:id="37" w:author="Davron Yakubov" w:date="2024-01-14T11:06:00Z">
              <w:r w:rsidR="00C2145F" w:rsidRPr="002C368E">
                <w:rPr>
                  <w:rFonts w:ascii="Times New Roman" w:hAnsi="Times New Roman" w:cs="Times New Roman"/>
                  <w:color w:val="000000" w:themeColor="text1"/>
                  <w:sz w:val="24"/>
                  <w:szCs w:val="24"/>
                </w:rPr>
                <w:t xml:space="preserve"> </w:t>
              </w:r>
            </w:ins>
            <w:r w:rsidR="00087DDF">
              <w:rPr>
                <w:rFonts w:ascii="Times New Roman" w:hAnsi="Times New Roman" w:cs="Times New Roman"/>
                <w:color w:val="000000" w:themeColor="text1"/>
                <w:sz w:val="24"/>
                <w:szCs w:val="24"/>
                <w:lang w:val="uz-Cyrl-UZ"/>
              </w:rPr>
              <w:t/>
            </w:r>
            <w:ins w:id="38" w:author="Davron Yakubov" w:date="2024-01-14T11:06:00Z">
              <w:r w:rsidR="00C2145F" w:rsidRPr="002C368E">
                <w:rPr>
                  <w:rFonts w:ascii="Times New Roman" w:hAnsi="Times New Roman" w:cs="Times New Roman"/>
                  <w:color w:val="000000" w:themeColor="text1"/>
                  <w:sz w:val="24"/>
                  <w:szCs w:val="24"/>
                </w:rPr>
                <w:t xml:space="preserve"> </w:t>
              </w:r>
              <w:proofErr w:type="spellStart"/>
              <w:r w:rsidR="00C2145F" w:rsidRPr="002C368E">
                <w:rPr>
                  <w:rFonts w:ascii="Times New Roman" w:hAnsi="Times New Roman" w:cs="Times New Roman"/>
                  <w:color w:val="000000" w:themeColor="text1"/>
                  <w:sz w:val="24"/>
                  <w:szCs w:val="24"/>
                </w:rPr>
                <w:t>жойлашган</w:t>
              </w:r>
            </w:ins>
            <w:proofErr w:type="spellEnd"/>
            <w:r w:rsidR="00662463" w:rsidRPr="002C368E">
              <w:rPr>
                <w:rFonts w:ascii="Times New Roman" w:hAnsi="Times New Roman" w:cs="Times New Roman"/>
                <w:color w:val="000000" w:themeColor="text1"/>
                <w:sz w:val="24"/>
                <w:szCs w:val="24"/>
                <w:lang w:val="uz-Cyrl-UZ"/>
              </w:rPr>
              <w:t xml:space="preserve"/>
            </w:r>
            <w:r w:rsidR="00662463" w:rsidRPr="002C368E">
              <w:rPr>
                <w:rFonts w:ascii="Times New Roman" w:hAnsi="Times New Roman" w:cs="Times New Roman"/>
                <w:color w:val="000000" w:themeColor="text1"/>
                <w:sz w:val="24"/>
                <w:szCs w:val="24"/>
              </w:rPr>
              <w:t xml:space="preserve"/>
            </w:r>
            <w:r w:rsidR="00662463" w:rsidRPr="002C368E">
              <w:rPr>
                <w:rFonts w:ascii="Times New Roman" w:hAnsi="Times New Roman" w:cs="Times New Roman"/>
                <w:color w:val="000000" w:themeColor="text1"/>
                <w:sz w:val="24"/>
                <w:szCs w:val="24"/>
                <w:lang w:val="uz-Cyrl-UZ"/>
              </w:rPr>
              <w:t xml:space="preserve"/>
            </w:r>
            <w:ins w:id="39" w:author="Davron Yakubov" w:date="2024-01-14T11:06:00Z">
              <w:r w:rsidR="00C2145F" w:rsidRPr="002C368E">
                <w:rPr>
                  <w:rFonts w:ascii="Times New Roman" w:hAnsi="Times New Roman" w:cs="Times New Roman"/>
                  <w:color w:val="000000" w:themeColor="text1"/>
                  <w:sz w:val="24"/>
                  <w:szCs w:val="24"/>
                </w:rPr>
                <w:t>суд</w:t>
              </w:r>
            </w:ins>
            <w:r w:rsidR="00662463" w:rsidRPr="002C368E">
              <w:rPr>
                <w:rFonts w:ascii="Times New Roman" w:hAnsi="Times New Roman" w:cs="Times New Roman"/>
                <w:color w:val="000000" w:themeColor="text1"/>
                <w:sz w:val="24"/>
                <w:szCs w:val="24"/>
                <w:lang w:val="uz-Cyrl-UZ"/>
              </w:rPr>
              <w:t/>
            </w:r>
            <w:ins w:id="40" w:author="Davron Yakubov" w:date="2024-01-14T11:06:00Z">
              <w:r w:rsidR="00C2145F" w:rsidRPr="002C368E">
                <w:rPr>
                  <w:rFonts w:ascii="Times New Roman" w:hAnsi="Times New Roman" w:cs="Times New Roman"/>
                  <w:color w:val="000000" w:themeColor="text1"/>
                  <w:sz w:val="24"/>
                  <w:szCs w:val="24"/>
                </w:rPr>
                <w:t xml:space="preserve">да </w:t>
              </w:r>
              <w:proofErr w:type="spellStart"/>
              <w:r w:rsidR="00C2145F" w:rsidRPr="002C368E">
                <w:rPr>
                  <w:rFonts w:ascii="Times New Roman" w:hAnsi="Times New Roman" w:cs="Times New Roman"/>
                  <w:color w:val="000000" w:themeColor="text1"/>
                  <w:sz w:val="24"/>
                  <w:szCs w:val="24"/>
                </w:rPr>
                <w:t>кўриб</w:t>
              </w:r>
              <w:proofErr w:type="spellEnd"/>
              <w:r w:rsidR="00C2145F" w:rsidRPr="002C368E">
                <w:rPr>
                  <w:rFonts w:ascii="Times New Roman" w:hAnsi="Times New Roman" w:cs="Times New Roman"/>
                  <w:color w:val="000000" w:themeColor="text1"/>
                  <w:sz w:val="24"/>
                  <w:szCs w:val="24"/>
                </w:rPr>
                <w:t xml:space="preserve"> </w:t>
              </w:r>
              <w:proofErr w:type="spellStart"/>
              <w:r w:rsidR="00C2145F" w:rsidRPr="002C368E">
                <w:rPr>
                  <w:rFonts w:ascii="Times New Roman" w:hAnsi="Times New Roman" w:cs="Times New Roman"/>
                  <w:color w:val="000000" w:themeColor="text1"/>
                  <w:sz w:val="24"/>
                  <w:szCs w:val="24"/>
                </w:rPr>
                <w:t>чиқилиши</w:t>
              </w:r>
              <w:proofErr w:type="spellEnd"/>
              <w:r w:rsidR="00C2145F" w:rsidRPr="002C368E">
                <w:rPr>
                  <w:rFonts w:ascii="Times New Roman" w:hAnsi="Times New Roman" w:cs="Times New Roman"/>
                  <w:color w:val="000000" w:themeColor="text1"/>
                  <w:sz w:val="24"/>
                  <w:szCs w:val="24"/>
                </w:rPr>
                <w:t xml:space="preserve"> </w:t>
              </w:r>
              <w:proofErr w:type="spellStart"/>
              <w:r w:rsidR="00C2145F" w:rsidRPr="002C368E">
                <w:rPr>
                  <w:rFonts w:ascii="Times New Roman" w:hAnsi="Times New Roman" w:cs="Times New Roman"/>
                  <w:color w:val="000000" w:themeColor="text1"/>
                  <w:sz w:val="24"/>
                  <w:szCs w:val="24"/>
                </w:rPr>
                <w:t>керак</w:t>
              </w:r>
            </w:ins>
            <w:proofErr w:type="spellEnd"/>
            <w:r w:rsidRPr="002C368E">
              <w:rPr>
                <w:rFonts w:ascii="Times New Roman" w:hAnsi="Times New Roman" w:cs="Times New Roman"/>
                <w:color w:val="000000" w:themeColor="text1"/>
                <w:sz w:val="24"/>
                <w:szCs w:val="24"/>
              </w:rPr>
              <w:t/>
            </w:r>
          </w:p>
        </w:tc>
      </w:tr>
      <w:tr w:rsidR="005D2F44" w:rsidRPr="00E40489" ns2:paraId="5680C184" ns2:textId="77777777" w:rsidTr="006E37CD">
        <w:trPr>
          <w:trHeight w:val="60"/>
        </w:trPr>
        <w:tc>
          <w:tcPr>
            <w:tcW w:w="681" w:type="dxa"/>
            <w:shd w:val="clear" w:color="FFFFFF" w:fill="auto"/>
          </w:tcPr>
          <w:p ns2:paraId="5680C17B" ns2:textId="77777777" w:rsidR="005D2F44" w:rsidRPr="002110F4" w:rsidRDefault="005D2F44">
            <w:pPr>
              <w:jc w:val="both"/>
              <w:rPr>
                <w:rFonts w:ascii="Times New Roman" w:hAnsi="Times New Roman" w:cs="Times New Roman"/>
                <w:sz w:val="24"/>
                <w:szCs w:val="24"/>
              </w:rPr>
            </w:pPr>
          </w:p>
        </w:tc>
        <w:tc>
          <w:tcPr>
            <w:tcW w:w="1209" w:type="dxa"/>
            <w:shd w:val="clear" w:color="FFFFFF" w:fill="auto"/>
            <w:vAlign w:val="bottom"/>
          </w:tcPr>
          <w:p ns2:paraId="5680C17C"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7D"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7E"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7F"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80"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81"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82" ns2:textId="77777777" w:rsidR="005D2F44" w:rsidRPr="002110F4" w:rsidRDefault="005D2F44">
            <w:pPr>
              <w:jc w:val="both"/>
              <w:rPr>
                <w:rFonts w:ascii="Times New Roman" w:hAnsi="Times New Roman" w:cs="Times New Roman"/>
                <w:sz w:val="24"/>
                <w:szCs w:val="24"/>
              </w:rPr>
            </w:pPr>
          </w:p>
        </w:tc>
        <w:tc>
          <w:tcPr>
            <w:tcW w:w="3058" w:type="dxa"/>
            <w:shd w:val="clear" w:color="FFFFFF" w:fill="auto"/>
            <w:vAlign w:val="bottom"/>
          </w:tcPr>
          <w:p ns2:paraId="5680C183" ns2:textId="77777777" w:rsidR="005D2F44" w:rsidRPr="002110F4" w:rsidRDefault="005D2F44">
            <w:pPr>
              <w:jc w:val="both"/>
              <w:rPr>
                <w:rFonts w:ascii="Times New Roman" w:hAnsi="Times New Roman" w:cs="Times New Roman"/>
                <w:sz w:val="24"/>
                <w:szCs w:val="24"/>
              </w:rPr>
            </w:pPr>
          </w:p>
        </w:tc>
      </w:tr>
      <w:tr w:rsidR="005D2F44" w:rsidRPr="00E40489" ns2:paraId="5680C187" ns2:textId="77777777" w:rsidTr="006E37CD">
        <w:trPr>
          <w:trHeight w:val="60"/>
        </w:trPr>
        <w:tc>
          <w:tcPr>
            <w:tcW w:w="681" w:type="dxa"/>
            <w:shd w:val="clear" w:color="FFFFFF" w:fill="auto"/>
          </w:tcPr>
          <w:p ns2:paraId="5680C185" ns2:textId="77777777" w:rsidR="005D2F44" w:rsidRPr="002110F4" w:rsidRDefault="005D2F44">
            <w:pPr>
              <w:jc w:val="both"/>
              <w:rPr>
                <w:rFonts w:ascii="Times New Roman" w:hAnsi="Times New Roman" w:cs="Times New Roman"/>
                <w:sz w:val="24"/>
                <w:szCs w:val="24"/>
              </w:rPr>
            </w:pPr>
          </w:p>
        </w:tc>
        <w:tc>
          <w:tcPr>
            <w:tcW w:w="9937" w:type="dxa"/>
            <w:gridSpan w:val="8"/>
            <w:shd w:val="clear" w:color="FFFFFF" w:fill="auto"/>
            <w:vAlign w:val="bottom"/>
          </w:tcPr>
          <w:p ns2:paraId="5680C186" ns2:textId="4FD86DAD" w:rsidR="00D008DE" w:rsidRPr="002110F4" w:rsidRDefault="0038112A" w:rsidP="00D82F85">
            <w:pPr>
              <w:jc w:val="center"/>
              <w:rPr>
                <w:rFonts w:ascii="Times New Roman" w:hAnsi="Times New Roman" w:cs="Times New Roman"/>
                <w:b/>
                <w:sz w:val="24"/>
                <w:szCs w:val="24"/>
              </w:rPr>
            </w:pPr>
            <w:r w:rsidRPr="002110F4">
              <w:rPr>
                <w:rFonts w:ascii="Times New Roman" w:hAnsi="Times New Roman" w:cs="Times New Roman"/>
                <w:b/>
                <w:sz w:val="24"/>
                <w:szCs w:val="24"/>
              </w:rPr>
              <w:t xml:space="preserve">8. ФОРС-MAЖOР ҲОЛАТЛАРИ</w:t>
            </w:r>
            <w:r w:rsidR="00DB7ED6">
              <w:rPr>
                <w:rFonts w:ascii="Times New Roman" w:hAnsi="Times New Roman" w:cs="Times New Roman"/>
                <w:b/>
                <w:sz w:val="24"/>
                <w:szCs w:val="24"/>
                <w:lang w:val="uz-Cyrl-UZ"/>
              </w:rPr>
              <w:t/>
            </w:r>
            <w:r w:rsidR="00662463">
              <w:rPr>
                <w:rFonts w:ascii="Times New Roman" w:hAnsi="Times New Roman" w:cs="Times New Roman"/>
                <w:b/>
                <w:sz w:val="24"/>
                <w:szCs w:val="24"/>
              </w:rPr>
              <w:t/>
            </w:r>
            <w:r w:rsidR="00662463">
              <w:rPr>
                <w:rFonts w:ascii="Times New Roman" w:hAnsi="Times New Roman" w:cs="Times New Roman"/>
                <w:b/>
                <w:sz w:val="24"/>
                <w:szCs w:val="24"/>
                <w:lang w:val="uz-Cyrl-UZ"/>
              </w:rPr>
              <w:t/>
            </w:r>
            <w:r w:rsidR="007C7E36">
              <w:rPr>
                <w:rFonts w:ascii="Times New Roman" w:hAnsi="Times New Roman" w:cs="Times New Roman"/>
                <w:b/>
                <w:sz w:val="24"/>
                <w:szCs w:val="24"/>
                <w:lang w:val="uz-Cyrl-UZ"/>
              </w:rPr>
              <w:t xml:space="preserve"/>
            </w:r>
          </w:p>
        </w:tc>
      </w:tr>
      <w:tr w:rsidR="005D2F44" w:rsidRPr="006E37CD" ns2:paraId="5680C18A" ns2:textId="77777777" w:rsidTr="006E37CD">
        <w:trPr>
          <w:trHeight w:val="60"/>
        </w:trPr>
        <w:tc>
          <w:tcPr>
            <w:tcW w:w="681" w:type="dxa"/>
            <w:shd w:val="clear" w:color="FFFFFF" w:fill="auto"/>
          </w:tcPr>
          <w:p ns2:paraId="5680C188" ns2:textId="3228CDEF"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8.1.</w:t>
            </w:r>
          </w:p>
        </w:tc>
        <w:tc>
          <w:tcPr>
            <w:tcW w:w="9937" w:type="dxa"/>
            <w:gridSpan w:val="8"/>
            <w:shd w:val="clear" w:color="FFFFFF" w:fill="auto"/>
            <w:vAlign w:val="bottom"/>
          </w:tcPr>
          <w:p ns2:paraId="5680C189" ns2:textId="6794B932" w:rsidR="005D2F44" w:rsidRPr="007C17AF" w:rsidRDefault="0038112A" w:rsidP="00927939">
            <w:pPr>
              <w:jc w:val="both"/>
              <w:rPr>
                <w:rFonts w:ascii="Times New Roman" w:hAnsi="Times New Roman" w:cs="Times New Roman"/>
                <w:sz w:val="24"/>
                <w:szCs w:val="24"/>
                <w:lang w:val="uz-Cyrl-UZ"/>
              </w:rPr>
            </w:pPr>
            <w:proofErr w:type="spellStart"/>
            <w:r w:rsidRPr="002110F4">
              <w:rPr>
                <w:rFonts w:ascii="Times New Roman" w:hAnsi="Times New Roman" w:cs="Times New Roman"/>
                <w:sz w:val="24"/>
                <w:szCs w:val="24"/>
              </w:rPr>
              <w:t xml:space="preserve">Томонлар агар форс-мажор ҳолатлари туфайли, масалан: табиий офатлар, ҳарбий ҳаракатлар, фуқаролик тартибсизликлари, ваколатли органларнинг тақиқловчи ёки чекловчи характердаги ҳаракатлари ва бошқалар туфайли ушбу шартнома бўйича ўз мажбуриятларини бажармасалар жавобгарликдан озод қилинади. Шу билан бирга, агар ваколатли органларнинг Бажарувчи томонидан хизматлар кўрсатишни тақиқлаши Бажарувчи томонидан Ўзбекистон Республикаси қонунчилигини бузганлиги билан боғлиқ мажбуриятларини бажармаганлиги ва ёки лозим даражада бажармаганлиги учун жавобгарликдан озод етилмайди.</w:t>
            </w:r>
            <w:proofErr w:type="spellEnd"/>
            <w:r w:rsidRPr="002110F4">
              <w:rPr>
                <w:rFonts w:ascii="Times New Roman" w:hAnsi="Times New Roman" w:cs="Times New Roman"/>
                <w:sz w:val="24"/>
                <w:szCs w:val="24"/>
              </w:rPr>
              <w:t xml:space="preserve"/>
            </w:r>
            <w:r w:rsidR="00662463">
              <w:rPr>
                <w:rFonts w:ascii="Times New Roman" w:hAnsi="Times New Roman" w:cs="Times New Roman"/>
                <w:sz w:val="24"/>
                <w:szCs w:val="24"/>
                <w:lang w:val="uz-Cyrl-UZ"/>
              </w:rPr>
              <w:t/>
            </w:r>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7C17AF">
              <w:rPr>
                <w:rFonts w:ascii="Times New Roman" w:hAnsi="Times New Roman" w:cs="Times New Roman"/>
                <w:sz w:val="24"/>
                <w:szCs w:val="24"/>
                <w:lang w:val="uz-Cyrl-UZ"/>
              </w:rPr>
              <w:t xml:space="preserve"/>
            </w:r>
            <w:r w:rsidRPr="002110F4">
              <w:rPr>
                <w:rFonts w:ascii="Times New Roman" w:hAnsi="Times New Roman" w:cs="Times New Roman"/>
                <w:sz w:val="24"/>
                <w:szCs w:val="24"/>
              </w:rPr>
              <w:t xml:space="preserve"/>
            </w:r>
            <w:proofErr w:type="spellStart"/>
            <w:r w:rsidR="00662463">
              <w:rPr>
                <w:rFonts w:ascii="Times New Roman" w:hAnsi="Times New Roman" w:cs="Times New Roman"/>
                <w:sz w:val="24"/>
                <w:szCs w:val="24"/>
              </w:rPr>
              <w:t/>
            </w:r>
            <w:proofErr w:type="spellEnd"/>
            <w:r w:rsidR="00662463">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7C17AF" w:rsidRPr="002110F4">
              <w:rPr>
                <w:rFonts w:ascii="Times New Roman" w:hAnsi="Times New Roman" w:cs="Times New Roman"/>
                <w:sz w:val="24"/>
                <w:szCs w:val="24"/>
              </w:rPr>
              <w:t/>
            </w:r>
            <w:proofErr w:type="spellEnd"/>
            <w:r w:rsidR="007C17AF" w:rsidRPr="002110F4">
              <w:rPr>
                <w:rFonts w:ascii="Times New Roman" w:hAnsi="Times New Roman" w:cs="Times New Roman"/>
                <w:sz w:val="24"/>
                <w:szCs w:val="24"/>
              </w:rPr>
              <w:t xml:space="preserve"/>
            </w:r>
            <w:proofErr w:type="spellStart"/>
            <w:r w:rsidR="007C17AF" w:rsidRPr="002110F4">
              <w:rPr>
                <w:rFonts w:ascii="Times New Roman" w:hAnsi="Times New Roman" w:cs="Times New Roman"/>
                <w:sz w:val="24"/>
                <w:szCs w:val="24"/>
              </w:rPr>
              <w:t/>
            </w:r>
            <w:proofErr w:type="spellEnd"/>
            <w:r w:rsidR="007C17AF" w:rsidRPr="002110F4">
              <w:rPr>
                <w:rFonts w:ascii="Times New Roman" w:hAnsi="Times New Roman" w:cs="Times New Roman"/>
                <w:sz w:val="24"/>
                <w:szCs w:val="24"/>
              </w:rPr>
              <w:t xml:space="preserve"/>
            </w:r>
            <w:proofErr w:type="spellStart"/>
            <w:r w:rsidR="007C17AF" w:rsidRPr="002110F4">
              <w:rPr>
                <w:rFonts w:ascii="Times New Roman" w:hAnsi="Times New Roman" w:cs="Times New Roman"/>
                <w:sz w:val="24"/>
                <w:szCs w:val="24"/>
              </w:rPr>
              <w:t/>
            </w:r>
            <w:proofErr w:type="spellEnd"/>
            <w:r w:rsidR="007C17AF" w:rsidRPr="002110F4">
              <w:rPr>
                <w:rFonts w:ascii="Times New Roman" w:hAnsi="Times New Roman" w:cs="Times New Roman"/>
                <w:sz w:val="24"/>
                <w:szCs w:val="24"/>
              </w:rPr>
              <w:t xml:space="preserve"/>
            </w:r>
            <w:proofErr w:type="spellStart"/>
            <w:r w:rsidR="007C17AF" w:rsidRPr="002110F4">
              <w:rPr>
                <w:rFonts w:ascii="Times New Roman" w:hAnsi="Times New Roman" w:cs="Times New Roman"/>
                <w:sz w:val="24"/>
                <w:szCs w:val="24"/>
              </w:rPr>
              <w:t/>
            </w:r>
            <w:proofErr w:type="spellEnd"/>
            <w:r w:rsidR="007C17AF" w:rsidRPr="002110F4">
              <w:rPr>
                <w:rFonts w:ascii="Times New Roman" w:hAnsi="Times New Roman" w:cs="Times New Roman"/>
                <w:sz w:val="24"/>
                <w:szCs w:val="24"/>
              </w:rPr>
              <w:t xml:space="preserve"/>
            </w:r>
            <w:proofErr w:type="spellStart"/>
            <w:r w:rsidR="007C17AF" w:rsidRPr="002110F4">
              <w:rPr>
                <w:rFonts w:ascii="Times New Roman" w:hAnsi="Times New Roman" w:cs="Times New Roman"/>
                <w:sz w:val="24"/>
                <w:szCs w:val="24"/>
              </w:rPr>
              <w:t/>
            </w:r>
            <w:proofErr w:type="spellEnd"/>
            <w:r w:rsidR="007C17AF">
              <w:rPr>
                <w:rFonts w:ascii="Times New Roman" w:hAnsi="Times New Roman" w:cs="Times New Roman"/>
                <w:sz w:val="24"/>
                <w:szCs w:val="24"/>
                <w:lang w:val="uz-Cyrl-UZ"/>
              </w:rPr>
              <w:t xml:space="preserve"/>
            </w:r>
            <w:proofErr w:type="spellStart"/>
            <w:r w:rsidR="007C17AF" w:rsidRPr="002110F4">
              <w:rPr>
                <w:rFonts w:ascii="Times New Roman" w:hAnsi="Times New Roman" w:cs="Times New Roman"/>
                <w:sz w:val="24"/>
                <w:szCs w:val="24"/>
              </w:rPr>
              <w:t/>
            </w:r>
            <w:proofErr w:type="spellEnd"/>
            <w:r w:rsidR="007C17AF" w:rsidRPr="002110F4">
              <w:rPr>
                <w:rFonts w:ascii="Times New Roman" w:hAnsi="Times New Roman" w:cs="Times New Roman"/>
                <w:sz w:val="24"/>
                <w:szCs w:val="24"/>
              </w:rPr>
              <w:t xml:space="preserve"/>
            </w:r>
            <w:proofErr w:type="spellStart"/>
            <w:r w:rsidR="007C17AF" w:rsidRPr="002110F4">
              <w:rPr>
                <w:rFonts w:ascii="Times New Roman" w:hAnsi="Times New Roman" w:cs="Times New Roman"/>
                <w:sz w:val="24"/>
                <w:szCs w:val="24"/>
              </w:rPr>
              <w:t/>
            </w:r>
            <w:proofErr w:type="spellEnd"/>
            <w:r w:rsidR="007C17AF" w:rsidRPr="002110F4">
              <w:rPr>
                <w:rFonts w:ascii="Times New Roman" w:hAnsi="Times New Roman" w:cs="Times New Roman"/>
                <w:sz w:val="24"/>
                <w:szCs w:val="24"/>
              </w:rPr>
              <w:t xml:space="preserve"/>
            </w:r>
            <w:proofErr w:type="spellStart"/>
            <w:r w:rsidR="007C17AF" w:rsidRPr="002110F4">
              <w:rPr>
                <w:rFonts w:ascii="Times New Roman" w:hAnsi="Times New Roman" w:cs="Times New Roman"/>
                <w:sz w:val="24"/>
                <w:szCs w:val="24"/>
              </w:rPr>
              <w:t/>
            </w:r>
            <w:proofErr w:type="spellEnd"/>
            <w:r w:rsidR="007C17AF">
              <w:rPr>
                <w:rFonts w:ascii="Times New Roman" w:hAnsi="Times New Roman" w:cs="Times New Roman"/>
                <w:sz w:val="24"/>
                <w:szCs w:val="24"/>
                <w:lang w:val="uz-Cyrl-UZ"/>
              </w:rPr>
              <w:t xml:space="preserve"/>
            </w:r>
            <w:r w:rsidRPr="007C17AF">
              <w:rPr>
                <w:rFonts w:ascii="Times New Roman" w:hAnsi="Times New Roman" w:cs="Times New Roman"/>
                <w:sz w:val="24"/>
                <w:szCs w:val="24"/>
                <w:lang w:val="uz-Cyrl-UZ"/>
              </w:rPr>
              <w:t xml:space="preserve"/>
            </w:r>
            <w:r w:rsidR="00EA34F8" w:rsidRPr="007C17AF">
              <w:rPr>
                <w:rFonts w:ascii="Times New Roman" w:hAnsi="Times New Roman" w:cs="Times New Roman"/>
                <w:sz w:val="24"/>
                <w:szCs w:val="24"/>
                <w:lang w:val="uz-Cyrl-UZ"/>
              </w:rPr>
              <w:t/>
            </w:r>
            <w:r w:rsidRPr="007C17AF">
              <w:rPr>
                <w:rFonts w:ascii="Times New Roman" w:hAnsi="Times New Roman" w:cs="Times New Roman"/>
                <w:sz w:val="24"/>
                <w:szCs w:val="24"/>
                <w:lang w:val="uz-Cyrl-UZ"/>
              </w:rPr>
              <w:t xml:space="preserve"/>
            </w:r>
            <w:r w:rsidR="00EA34F8" w:rsidRPr="007C17AF">
              <w:rPr>
                <w:rFonts w:ascii="Times New Roman" w:hAnsi="Times New Roman" w:cs="Times New Roman"/>
                <w:sz w:val="24"/>
                <w:szCs w:val="24"/>
                <w:lang w:val="uz-Cyrl-UZ"/>
              </w:rPr>
              <w:t/>
            </w:r>
            <w:r w:rsidRPr="007C17AF">
              <w:rPr>
                <w:rFonts w:ascii="Times New Roman" w:hAnsi="Times New Roman" w:cs="Times New Roman"/>
                <w:sz w:val="24"/>
                <w:szCs w:val="24"/>
                <w:lang w:val="uz-Cyrl-UZ"/>
              </w:rPr>
              <w:t xml:space="preserve"/>
            </w:r>
            <w:r w:rsidR="007C17AF">
              <w:rPr>
                <w:rFonts w:ascii="Times New Roman" w:hAnsi="Times New Roman" w:cs="Times New Roman"/>
                <w:sz w:val="24"/>
                <w:szCs w:val="24"/>
                <w:lang w:val="uz-Cyrl-UZ"/>
              </w:rPr>
              <w:t/>
            </w:r>
            <w:r w:rsidRPr="007C17AF">
              <w:rPr>
                <w:rFonts w:ascii="Times New Roman" w:hAnsi="Times New Roman" w:cs="Times New Roman"/>
                <w:sz w:val="24"/>
                <w:szCs w:val="24"/>
                <w:lang w:val="uz-Cyrl-UZ"/>
              </w:rPr>
              <w:t/>
            </w:r>
            <w:r w:rsidR="007C17AF">
              <w:rPr>
                <w:rFonts w:ascii="Times New Roman" w:hAnsi="Times New Roman" w:cs="Times New Roman"/>
                <w:sz w:val="24"/>
                <w:szCs w:val="24"/>
                <w:lang w:val="uz-Cyrl-UZ"/>
              </w:rPr>
              <w:t/>
            </w:r>
            <w:r w:rsidRPr="007C17AF">
              <w:rPr>
                <w:rFonts w:ascii="Times New Roman" w:hAnsi="Times New Roman" w:cs="Times New Roman"/>
                <w:sz w:val="24"/>
                <w:szCs w:val="24"/>
                <w:lang w:val="uz-Cyrl-UZ"/>
              </w:rPr>
              <w:t/>
            </w:r>
            <w:r w:rsidR="00927939">
              <w:rPr>
                <w:rFonts w:ascii="Times New Roman" w:hAnsi="Times New Roman" w:cs="Times New Roman"/>
                <w:sz w:val="24"/>
                <w:szCs w:val="24"/>
                <w:lang w:val="uz-Cyrl-UZ"/>
              </w:rPr>
              <w:t xml:space="preserve"/>
            </w:r>
            <w:r w:rsidRPr="007C17AF">
              <w:rPr>
                <w:rFonts w:ascii="Times New Roman" w:hAnsi="Times New Roman" w:cs="Times New Roman"/>
                <w:sz w:val="24"/>
                <w:szCs w:val="24"/>
                <w:lang w:val="uz-Cyrl-UZ"/>
              </w:rPr>
              <w:t/>
            </w:r>
          </w:p>
        </w:tc>
      </w:tr>
      <w:tr w:rsidR="005D2F44" w:rsidRPr="00E40489" ns2:paraId="5680C18D" ns2:textId="77777777" w:rsidTr="006E37CD">
        <w:trPr>
          <w:trHeight w:val="60"/>
        </w:trPr>
        <w:tc>
          <w:tcPr>
            <w:tcW w:w="681" w:type="dxa"/>
            <w:shd w:val="clear" w:color="FFFFFF" w:fill="auto"/>
          </w:tcPr>
          <w:p ns2:paraId="5680C18B"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lastRenderedPageBreak/>
              <w:t xml:space="preserve">8.2.</w:t>
            </w:r>
          </w:p>
        </w:tc>
        <w:tc>
          <w:tcPr>
            <w:tcW w:w="9937" w:type="dxa"/>
            <w:gridSpan w:val="8"/>
            <w:shd w:val="clear" w:color="FFFFFF" w:fill="auto"/>
            <w:vAlign w:val="bottom"/>
          </w:tcPr>
          <w:p ns2:paraId="5680C18C" ns2:textId="7A05087D" w:rsidR="005D2F44" w:rsidRPr="002110F4" w:rsidRDefault="0038112A" w:rsidP="00504703">
            <w:pPr>
              <w:jc w:val="both"/>
              <w:rPr>
                <w:rFonts w:ascii="Times New Roman" w:hAnsi="Times New Roman" w:cs="Times New Roman"/>
                <w:sz w:val="24"/>
                <w:szCs w:val="24"/>
              </w:rPr>
            </w:pPr>
            <w:proofErr w:type="spellStart"/>
            <w:r w:rsidRPr="002110F4">
              <w:rPr>
                <w:rFonts w:ascii="Times New Roman" w:hAnsi="Times New Roman" w:cs="Times New Roman"/>
                <w:sz w:val="24"/>
                <w:szCs w:val="24"/>
              </w:rPr>
              <w:t xml:space="preserve">Юқоридаги ҳолатларга дучор бўлган томон бошқа томони форс-мажор ҳолатлари юзага келганлиги тўғрисида ёзма равишда, лекин улар юзага келган кундан бошлаб 5 (беш) календар кундан кечиктирмай хабардор қилиши ва юқоридаги ҳолатлар юзага келганлигини тасдиқловчи расмий ҳужжатларни ушбу муддат ичида тақдим этиши шарт.</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662463" w:rsidRPr="002110F4">
              <w:rPr>
                <w:rFonts w:ascii="Times New Roman" w:hAnsi="Times New Roman" w:cs="Times New Roman"/>
                <w:sz w:val="24"/>
                <w:szCs w:val="24"/>
              </w:rPr>
              <w:t/>
            </w:r>
            <w:r w:rsidR="00662463">
              <w:rPr>
                <w:rFonts w:ascii="Times New Roman" w:hAnsi="Times New Roman" w:cs="Times New Roman"/>
                <w:sz w:val="24"/>
                <w:szCs w:val="24"/>
                <w:lang w:val="uz-Cyrl-UZ"/>
              </w:rPr>
              <w:t/>
            </w:r>
            <w:r w:rsidR="00662463">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504703">
              <w:rPr>
                <w:rFonts w:ascii="Times New Roman" w:hAnsi="Times New Roman" w:cs="Times New Roman"/>
                <w:sz w:val="24"/>
                <w:szCs w:val="24"/>
                <w:lang w:val="uz-Cyrl-UZ"/>
              </w:rPr>
              <w:t xml:space="preserve"/>
            </w:r>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r w:rsidR="00504703">
              <w:rPr>
                <w:rFonts w:ascii="Times New Roman" w:hAnsi="Times New Roman" w:cs="Times New Roman"/>
                <w:sz w:val="24"/>
                <w:szCs w:val="24"/>
                <w:lang w:val="uz-Cyrl-UZ"/>
              </w:rPr>
              <w:t/>
            </w:r>
            <w:r w:rsidR="00504703">
              <w:rPr>
                <w:rFonts w:ascii="Times New Roman" w:hAnsi="Times New Roman" w:cs="Times New Roman"/>
                <w:sz w:val="24"/>
                <w:szCs w:val="24"/>
              </w:rPr>
              <w:t/>
            </w:r>
          </w:p>
        </w:tc>
      </w:tr>
      <w:tr w:rsidR="005D2F44" w:rsidRPr="00E40489" ns2:paraId="5680C190" ns2:textId="77777777" w:rsidTr="006E37CD">
        <w:trPr>
          <w:trHeight w:val="60"/>
        </w:trPr>
        <w:tc>
          <w:tcPr>
            <w:tcW w:w="681" w:type="dxa"/>
            <w:shd w:val="clear" w:color="FFFFFF" w:fill="auto"/>
          </w:tcPr>
          <w:p ns2:paraId="5680C18E"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8.3.</w:t>
            </w:r>
          </w:p>
        </w:tc>
        <w:tc>
          <w:tcPr>
            <w:tcW w:w="9937" w:type="dxa"/>
            <w:gridSpan w:val="8"/>
            <w:shd w:val="clear" w:color="FFFFFF" w:fill="auto"/>
            <w:vAlign w:val="bottom"/>
          </w:tcPr>
          <w:p ns2:paraId="5680C18F" ns2:textId="2CE19B76" w:rsidR="005D2F44" w:rsidRPr="002110F4" w:rsidRDefault="00504703" w:rsidP="00504703">
            <w:pPr>
              <w:jc w:val="both"/>
              <w:rPr>
                <w:rFonts w:ascii="Times New Roman" w:hAnsi="Times New Roman" w:cs="Times New Roman"/>
                <w:sz w:val="24"/>
                <w:szCs w:val="24"/>
              </w:rPr>
            </w:pPr>
            <w:r>
              <w:rPr>
                <w:rFonts w:ascii="Times New Roman" w:hAnsi="Times New Roman" w:cs="Times New Roman"/>
                <w:sz w:val="24"/>
                <w:szCs w:val="24"/>
                <w:lang w:val="uz-Cyrl-UZ"/>
              </w:rPr>
              <w:t xml:space="preserve">Форс мажор ҳолатлари юзага келган тақдирда, томонлар ушбу шартнома бўйича ўз мажбуриятларини ҳолат якунига мутаносиб равишда қолдирилади.</w:t>
            </w:r>
            <w:r w:rsidR="0056569D">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w:r>
          </w:p>
        </w:tc>
      </w:tr>
      <w:tr w:rsidR="005D2F44" w:rsidRPr="00E40489" ns2:paraId="5680C193" ns2:textId="77777777" w:rsidTr="006E37CD">
        <w:trPr>
          <w:trHeight w:val="60"/>
        </w:trPr>
        <w:tc>
          <w:tcPr>
            <w:tcW w:w="681" w:type="dxa"/>
            <w:shd w:val="clear" w:color="FFFFFF" w:fill="auto"/>
          </w:tcPr>
          <w:p ns2:paraId="5680C191"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8.4.</w:t>
            </w:r>
          </w:p>
        </w:tc>
        <w:tc>
          <w:tcPr>
            <w:tcW w:w="9937" w:type="dxa"/>
            <w:gridSpan w:val="8"/>
            <w:shd w:val="clear" w:color="FFFFFF" w:fill="auto"/>
            <w:vAlign w:val="bottom"/>
          </w:tcPr>
          <w:p ns2:paraId="5680C192" ns2:textId="2C456BAC" w:rsidR="005D2F44" w:rsidRPr="002110F4" w:rsidRDefault="00504703" w:rsidP="00927939">
            <w:pPr>
              <w:jc w:val="both"/>
              <w:rPr>
                <w:rFonts w:ascii="Times New Roman" w:hAnsi="Times New Roman" w:cs="Times New Roman"/>
                <w:sz w:val="24"/>
                <w:szCs w:val="24"/>
              </w:rPr>
            </w:pPr>
            <w:r>
              <w:rPr>
                <w:rFonts w:ascii="Times New Roman" w:hAnsi="Times New Roman" w:cs="Times New Roman"/>
                <w:sz w:val="24"/>
                <w:szCs w:val="24"/>
                <w:lang w:val="uz-Cyrl-UZ"/>
              </w:rPr>
              <w:t xml:space="preserve">Агарда форс мажор ҳолатлари юзага келган кундан бошлаб узлуксиз 15 (ўн беш) календар кундан ортиқ давом этадиган бўлса, иккала томон ҳам ушбу шартномани бекор қилиш санасидан камида 10 (ўн) иш куни олдин бошқа томонга ёзма хабарнома юбориш орқали бир томонлама равишда ушбу шартномани бажаришдан воз кечиши мумкин. Шу билан бирга, Томонлар ушбу шартнома бўйича барча ўзаро ҳисоб-китобларни ушбу шартнома бекор қилинишидан камида 5 (беш) иш куни олдин, агар барча зарур ҳужжатлар томонлар томонидан тақдим этилган бўлса, амалга ошириш мажбуриятини оладилар.</w:t>
            </w:r>
            <w:r w:rsidR="00927939">
              <w:rPr>
                <w:rFonts w:ascii="Times New Roman" w:hAnsi="Times New Roman" w:cs="Times New Roman"/>
                <w:sz w:val="24"/>
                <w:szCs w:val="24"/>
                <w:lang w:val="uz-Cyrl-UZ"/>
              </w:rPr>
              <w:t/>
            </w:r>
            <w:r>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927939">
              <w:rPr>
                <w:rFonts w:ascii="Times New Roman" w:hAnsi="Times New Roman" w:cs="Times New Roman"/>
                <w:sz w:val="24"/>
                <w:szCs w:val="24"/>
                <w:lang w:val="uz-Cyrl-UZ"/>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proofErr w:type="spellEnd"/>
            <w:r w:rsidR="00D71B3C">
              <w:rPr>
                <w:rFonts w:ascii="Times New Roman" w:hAnsi="Times New Roman" w:cs="Times New Roman"/>
                <w:sz w:val="24"/>
                <w:szCs w:val="24"/>
              </w:rPr>
              <w:t xml:space="preserve"/>
            </w:r>
            <w:proofErr w:type="spellStart"/>
            <w:r w:rsidR="00D71B3C">
              <w:rPr>
                <w:rFonts w:ascii="Times New Roman" w:hAnsi="Times New Roman" w:cs="Times New Roman"/>
                <w:sz w:val="24"/>
                <w:szCs w:val="24"/>
              </w:rPr>
              <w:t/>
            </w:r>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1028B3">
              <w:rPr>
                <w:rFonts w:ascii="Times New Roman" w:hAnsi="Times New Roman" w:cs="Times New Roman"/>
                <w:sz w:val="24"/>
                <w:szCs w:val="24"/>
              </w:rPr>
              <w:t xml:space="preserve"/>
            </w:r>
            <w:proofErr w:type="spellStart"/>
            <w:r w:rsidR="001028B3">
              <w:rPr>
                <w:rFonts w:ascii="Times New Roman" w:hAnsi="Times New Roman" w:cs="Times New Roman"/>
                <w:sz w:val="24"/>
                <w:szCs w:val="24"/>
              </w:rPr>
              <w:t/>
            </w:r>
            <w:proofErr w:type="spellEnd"/>
            <w:r w:rsidR="001028B3">
              <w:rPr>
                <w:rFonts w:ascii="Times New Roman" w:hAnsi="Times New Roman" w:cs="Times New Roman"/>
                <w:sz w:val="24"/>
                <w:szCs w:val="24"/>
              </w:rPr>
              <w:t xml:space="preserve"/>
            </w:r>
            <w:proofErr w:type="spellStart"/>
            <w:r w:rsidR="001028B3">
              <w:rPr>
                <w:rFonts w:ascii="Times New Roman" w:hAnsi="Times New Roman" w:cs="Times New Roman"/>
                <w:sz w:val="24"/>
                <w:szCs w:val="24"/>
              </w:rPr>
              <w:t/>
            </w:r>
            <w:proofErr w:type="spellEnd"/>
            <w:r w:rsidR="001028B3">
              <w:rPr>
                <w:rFonts w:ascii="Times New Roman" w:hAnsi="Times New Roman" w:cs="Times New Roman"/>
                <w:sz w:val="24"/>
                <w:szCs w:val="24"/>
              </w:rPr>
              <w:t xml:space="preserve"/>
            </w:r>
            <w:r w:rsidR="001028B3">
              <w:rPr>
                <w:rFonts w:ascii="Times New Roman" w:hAnsi="Times New Roman" w:cs="Times New Roman"/>
                <w:sz w:val="24"/>
                <w:szCs w:val="24"/>
                <w:lang w:val="uz-Cyrl-UZ"/>
              </w:rPr>
              <w:t/>
            </w:r>
            <w:proofErr w:type="spellStart"/>
            <w:r w:rsidR="001028B3">
              <w:rPr>
                <w:rFonts w:ascii="Times New Roman" w:hAnsi="Times New Roman" w:cs="Times New Roman"/>
                <w:sz w:val="24"/>
                <w:szCs w:val="24"/>
              </w:rPr>
              <w:t/>
            </w:r>
            <w:proofErr w:type="spellEnd"/>
            <w:r w:rsidR="001028B3">
              <w:rPr>
                <w:rFonts w:ascii="Times New Roman" w:hAnsi="Times New Roman" w:cs="Times New Roman"/>
                <w:sz w:val="24"/>
                <w:szCs w:val="24"/>
              </w:rPr>
              <w:t xml:space="preserve"/>
            </w:r>
            <w:proofErr w:type="spellStart"/>
            <w:r w:rsidR="001028B3">
              <w:rPr>
                <w:rFonts w:ascii="Times New Roman" w:hAnsi="Times New Roman" w:cs="Times New Roman"/>
                <w:sz w:val="24"/>
                <w:szCs w:val="24"/>
              </w:rPr>
              <w:t/>
            </w:r>
            <w:proofErr w:type="spellEnd"/>
            <w:r w:rsidR="001028B3">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1028B3">
              <w:rPr>
                <w:rFonts w:ascii="Times New Roman" w:hAnsi="Times New Roman" w:cs="Times New Roman"/>
                <w:sz w:val="24"/>
                <w:szCs w:val="24"/>
              </w:rPr>
              <w:t/>
            </w:r>
            <w:proofErr w:type="spellEnd"/>
            <w:r w:rsidR="001028B3">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r w:rsidR="0038112A" w:rsidRPr="002110F4">
              <w:rPr>
                <w:rFonts w:ascii="Times New Roman" w:hAnsi="Times New Roman" w:cs="Times New Roman"/>
                <w:sz w:val="24"/>
                <w:szCs w:val="24"/>
              </w:rPr>
              <w:t/>
            </w:r>
            <w:proofErr w:type="spellEnd"/>
            <w:r>
              <w:rPr>
                <w:rFonts w:ascii="Times New Roman" w:hAnsi="Times New Roman" w:cs="Times New Roman"/>
                <w:sz w:val="24"/>
                <w:szCs w:val="24"/>
                <w:lang w:val="uz-Cyrl-UZ"/>
              </w:rPr>
              <w:t xml:space="preserve"/>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sidR="00F1785E">
              <w:rPr>
                <w:rFonts w:ascii="Times New Roman" w:hAnsi="Times New Roman" w:cs="Times New Roman"/>
                <w:sz w:val="24"/>
                <w:szCs w:val="24"/>
              </w:rPr>
              <w:t/>
            </w:r>
            <w:proofErr w:type="spellEnd"/>
            <w:r w:rsidR="00F1785E">
              <w:rPr>
                <w:rFonts w:ascii="Times New Roman" w:hAnsi="Times New Roman" w:cs="Times New Roman"/>
                <w:sz w:val="24"/>
                <w:szCs w:val="24"/>
              </w:rPr>
              <w:t xml:space="preserve"/>
            </w:r>
            <w:proofErr w:type="spellStart"/>
            <w:r w:rsidR="00F1785E">
              <w:rPr>
                <w:rFonts w:ascii="Times New Roman" w:hAnsi="Times New Roman" w:cs="Times New Roman"/>
                <w:sz w:val="24"/>
                <w:szCs w:val="24"/>
              </w:rPr>
              <w:t/>
            </w:r>
            <w:proofErr w:type="spellEnd"/>
            <w:r w:rsidR="00F1785E">
              <w:rPr>
                <w:rFonts w:ascii="Times New Roman" w:hAnsi="Times New Roman" w:cs="Times New Roman"/>
                <w:sz w:val="24"/>
                <w:szCs w:val="24"/>
              </w:rPr>
              <w:t xml:space="preserve"/>
            </w:r>
            <w:proofErr w:type="spellStart"/>
            <w:r w:rsidR="00F1785E">
              <w:rPr>
                <w:rFonts w:ascii="Times New Roman" w:hAnsi="Times New Roman" w:cs="Times New Roman"/>
                <w:sz w:val="24"/>
                <w:szCs w:val="24"/>
              </w:rPr>
              <w:t/>
            </w:r>
            <w:proofErr w:type="spellEnd"/>
            <w:r w:rsidR="00F1785E">
              <w:rPr>
                <w:rFonts w:ascii="Times New Roman" w:hAnsi="Times New Roman" w:cs="Times New Roman"/>
                <w:sz w:val="24"/>
                <w:szCs w:val="24"/>
              </w:rPr>
              <w:t xml:space="preserve"/>
            </w:r>
            <w:proofErr w:type="spellStart"/>
            <w:r w:rsidR="00F1785E">
              <w:rPr>
                <w:rFonts w:ascii="Times New Roman" w:hAnsi="Times New Roman" w:cs="Times New Roman"/>
                <w:sz w:val="24"/>
                <w:szCs w:val="24"/>
              </w:rPr>
              <w:t/>
            </w:r>
            <w:proofErr w:type="spellEnd"/>
            <w:r w:rsidR="00F1785E">
              <w:rPr>
                <w:rFonts w:ascii="Times New Roman" w:hAnsi="Times New Roman" w:cs="Times New Roman"/>
                <w:sz w:val="24"/>
                <w:szCs w:val="24"/>
              </w:rPr>
              <w:t xml:space="preserve"/>
            </w:r>
            <w:proofErr w:type="spellStart"/>
            <w:r w:rsidR="00F1785E">
              <w:rPr>
                <w:rFonts w:ascii="Times New Roman" w:hAnsi="Times New Roman" w:cs="Times New Roman"/>
                <w:sz w:val="24"/>
                <w:szCs w:val="24"/>
              </w:rPr>
              <w:t/>
            </w:r>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w:r>
          </w:p>
        </w:tc>
      </w:tr>
      <w:tr w:rsidR="005D2F44" w:rsidRPr="00E40489" ns2:paraId="5680C19D" ns2:textId="77777777" w:rsidTr="006E37CD">
        <w:trPr>
          <w:trHeight w:val="60"/>
        </w:trPr>
        <w:tc>
          <w:tcPr>
            <w:tcW w:w="681" w:type="dxa"/>
            <w:shd w:val="clear" w:color="FFFFFF" w:fill="auto"/>
          </w:tcPr>
          <w:p ns2:paraId="5680C194" ns2:textId="77777777" w:rsidR="005D2F44" w:rsidRPr="002110F4" w:rsidRDefault="005D2F44">
            <w:pPr>
              <w:jc w:val="both"/>
              <w:rPr>
                <w:rFonts w:ascii="Times New Roman" w:hAnsi="Times New Roman" w:cs="Times New Roman"/>
                <w:sz w:val="24"/>
                <w:szCs w:val="24"/>
              </w:rPr>
            </w:pPr>
          </w:p>
        </w:tc>
        <w:tc>
          <w:tcPr>
            <w:tcW w:w="1209" w:type="dxa"/>
            <w:shd w:val="clear" w:color="FFFFFF" w:fill="auto"/>
            <w:vAlign w:val="bottom"/>
          </w:tcPr>
          <w:p ns2:paraId="5680C195"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96"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97"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98"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99"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9A"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9B" ns2:textId="77777777" w:rsidR="005D2F44" w:rsidRPr="002110F4" w:rsidRDefault="005D2F44">
            <w:pPr>
              <w:jc w:val="both"/>
              <w:rPr>
                <w:rFonts w:ascii="Times New Roman" w:hAnsi="Times New Roman" w:cs="Times New Roman"/>
                <w:sz w:val="24"/>
                <w:szCs w:val="24"/>
              </w:rPr>
            </w:pPr>
          </w:p>
        </w:tc>
        <w:tc>
          <w:tcPr>
            <w:tcW w:w="3058" w:type="dxa"/>
            <w:shd w:val="clear" w:color="FFFFFF" w:fill="auto"/>
            <w:vAlign w:val="bottom"/>
          </w:tcPr>
          <w:p ns2:paraId="5680C19C" ns2:textId="77777777" w:rsidR="005D2F44" w:rsidRPr="002110F4" w:rsidRDefault="005D2F44">
            <w:pPr>
              <w:jc w:val="both"/>
              <w:rPr>
                <w:rFonts w:ascii="Times New Roman" w:hAnsi="Times New Roman" w:cs="Times New Roman"/>
                <w:sz w:val="24"/>
                <w:szCs w:val="24"/>
              </w:rPr>
            </w:pPr>
          </w:p>
        </w:tc>
      </w:tr>
      <w:tr w:rsidR="005D2F44" w:rsidRPr="00E40489" ns2:paraId="5680C1A0" ns2:textId="77777777" w:rsidTr="006E37CD">
        <w:trPr>
          <w:trHeight w:val="60"/>
        </w:trPr>
        <w:tc>
          <w:tcPr>
            <w:tcW w:w="681" w:type="dxa"/>
            <w:shd w:val="clear" w:color="FFFFFF" w:fill="auto"/>
          </w:tcPr>
          <w:p ns2:paraId="5680C19E" ns2:textId="77777777" w:rsidR="005D2F44" w:rsidRPr="002110F4" w:rsidRDefault="005D2F44">
            <w:pPr>
              <w:jc w:val="both"/>
              <w:rPr>
                <w:rFonts w:ascii="Times New Roman" w:hAnsi="Times New Roman" w:cs="Times New Roman"/>
                <w:sz w:val="24"/>
                <w:szCs w:val="24"/>
              </w:rPr>
            </w:pPr>
          </w:p>
        </w:tc>
        <w:tc>
          <w:tcPr>
            <w:tcW w:w="9937" w:type="dxa"/>
            <w:gridSpan w:val="8"/>
            <w:shd w:val="clear" w:color="FFFFFF" w:fill="auto"/>
            <w:vAlign w:val="bottom"/>
          </w:tcPr>
          <w:p ns2:paraId="5680C19F" ns2:textId="3CF45E30" w:rsidR="00D008DE" w:rsidRPr="002110F4" w:rsidRDefault="001028B3" w:rsidP="00D82F85">
            <w:pPr>
              <w:jc w:val="center"/>
              <w:rPr>
                <w:rFonts w:ascii="Times New Roman" w:hAnsi="Times New Roman" w:cs="Times New Roman"/>
                <w:b/>
                <w:sz w:val="24"/>
                <w:szCs w:val="24"/>
              </w:rPr>
            </w:pPr>
            <w:r>
              <w:rPr>
                <w:rFonts w:ascii="Times New Roman" w:hAnsi="Times New Roman" w:cs="Times New Roman"/>
                <w:b/>
                <w:sz w:val="24"/>
                <w:szCs w:val="24"/>
              </w:rPr>
              <w:t xml:space="preserve">9. КОРРУПЦИЯГА ҚАРШИ КУРАШИШ ШАРТЛАРИ</w:t>
            </w:r>
            <w:r>
              <w:rPr>
                <w:rFonts w:ascii="Times New Roman" w:hAnsi="Times New Roman" w:cs="Times New Roman"/>
                <w:b/>
                <w:sz w:val="24"/>
                <w:szCs w:val="24"/>
                <w:lang w:val="uz-Cyrl-UZ"/>
              </w:rPr>
              <w:t xml:space="preserve"/>
            </w:r>
            <w:r>
              <w:rPr>
                <w:rFonts w:ascii="Times New Roman" w:hAnsi="Times New Roman" w:cs="Times New Roman"/>
                <w:b/>
                <w:sz w:val="24"/>
                <w:szCs w:val="24"/>
              </w:rPr>
              <w:t xml:space="preserve"/>
            </w:r>
            <w:r w:rsidR="0038112A" w:rsidRPr="002110F4">
              <w:rPr>
                <w:rFonts w:ascii="Times New Roman" w:hAnsi="Times New Roman" w:cs="Times New Roman"/>
                <w:b/>
                <w:sz w:val="24"/>
                <w:szCs w:val="24"/>
              </w:rPr>
              <w:t/>
            </w:r>
            <w:r>
              <w:rPr>
                <w:rFonts w:ascii="Times New Roman" w:hAnsi="Times New Roman" w:cs="Times New Roman"/>
                <w:b/>
                <w:sz w:val="24"/>
                <w:szCs w:val="24"/>
                <w:lang w:val="uz-Cyrl-UZ"/>
              </w:rPr>
              <w:t/>
            </w:r>
          </w:p>
        </w:tc>
      </w:tr>
      <w:tr w:rsidR="005D2F44" w:rsidRPr="00E40489" ns2:paraId="5680C1A3" ns2:textId="77777777" w:rsidTr="006E37CD">
        <w:trPr>
          <w:trHeight w:val="60"/>
        </w:trPr>
        <w:tc>
          <w:tcPr>
            <w:tcW w:w="681" w:type="dxa"/>
            <w:shd w:val="clear" w:color="FFFFFF" w:fill="auto"/>
          </w:tcPr>
          <w:p ns2:paraId="5680C1A1"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9.1.</w:t>
            </w:r>
          </w:p>
        </w:tc>
        <w:tc>
          <w:tcPr>
            <w:tcW w:w="9937" w:type="dxa"/>
            <w:gridSpan w:val="8"/>
            <w:shd w:val="clear" w:color="FFFFFF" w:fill="auto"/>
            <w:vAlign w:val="bottom"/>
          </w:tcPr>
          <w:p ns2:paraId="5680C1A2" ns2:textId="06931C2E" w:rsidR="005D2F44" w:rsidRPr="002110F4" w:rsidRDefault="001028B3" w:rsidP="00927939">
            <w:pPr>
              <w:jc w:val="both"/>
              <w:rPr>
                <w:rFonts w:ascii="Times New Roman" w:hAnsi="Times New Roman" w:cs="Times New Roman"/>
                <w:sz w:val="24"/>
                <w:szCs w:val="24"/>
              </w:rPr>
            </w:pPr>
            <w:r>
              <w:rPr>
                <w:rFonts w:ascii="Times New Roman" w:hAnsi="Times New Roman" w:cs="Times New Roman"/>
                <w:sz w:val="24"/>
                <w:szCs w:val="24"/>
              </w:rPr>
              <w:t xml:space="preserve">Ушбу шартнома бўйича ўз мажбуриятларини бажараётганда, томонлар ҳар қандай шахсларнинг ҳаракатлари ёки қарорларига таъсир ўтказиш учун бирон бир шахсга тўғридан-тўғри ёки билвосита бирон бир пул маблағлари ёки қимматбаҳо буюмларни тўламайди, тўлашни ёки тўлашга рухсат беришни таклиф қилмайди.</w:t>
            </w:r>
            <w:r w:rsidR="00927939">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rPr>
              <w:br/>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w:r>
          </w:p>
        </w:tc>
      </w:tr>
      <w:tr w:rsidR="005D2F44" w:rsidRPr="00E40489" ns2:paraId="5680C1A6" ns2:textId="77777777" w:rsidTr="006E37CD">
        <w:trPr>
          <w:trHeight w:val="60"/>
        </w:trPr>
        <w:tc>
          <w:tcPr>
            <w:tcW w:w="681" w:type="dxa"/>
            <w:shd w:val="clear" w:color="FFFFFF" w:fill="auto"/>
          </w:tcPr>
          <w:p ns2:paraId="5680C1A4"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9.2.</w:t>
            </w:r>
          </w:p>
        </w:tc>
        <w:tc>
          <w:tcPr>
            <w:tcW w:w="9937" w:type="dxa"/>
            <w:gridSpan w:val="8"/>
            <w:shd w:val="clear" w:color="FFFFFF" w:fill="auto"/>
            <w:vAlign w:val="bottom"/>
          </w:tcPr>
          <w:p ns2:paraId="5680C1A5" ns2:textId="359D8D4C" w:rsidR="005D2F44" w:rsidRPr="002110F4" w:rsidRDefault="001028B3" w:rsidP="00927939">
            <w:pPr>
              <w:jc w:val="both"/>
              <w:rPr>
                <w:rFonts w:ascii="Times New Roman" w:hAnsi="Times New Roman" w:cs="Times New Roman"/>
                <w:sz w:val="24"/>
                <w:szCs w:val="24"/>
              </w:rPr>
            </w:pPr>
            <w:proofErr w:type="spellStart"/>
            <w:r>
              <w:rPr>
                <w:rFonts w:ascii="Times New Roman" w:hAnsi="Times New Roman" w:cs="Times New Roman"/>
                <w:sz w:val="24"/>
                <w:szCs w:val="24"/>
              </w:rPr>
              <w:t xml:space="preserve">Томонлар ушбу шартнома бўйича ўз мажбуриятларини пора бериш олиш, тижорат порахўрлиги ёки Ўзбекистон Республикаси қонун ҳужжатлари талабларини бузадиган ҳаракатлар каби Ўзбекистон Республикаси коррупцияга қарши кураш ҳақидаги қонун ҳужжатларида назарда тутилган ҳаракатларни амалга оширмайдилар.</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927939">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Pr>
                <w:rFonts w:ascii="Times New Roman" w:hAnsi="Times New Roman" w:cs="Times New Roman"/>
                <w:sz w:val="24"/>
                <w:szCs w:val="24"/>
                <w:lang w:val="uz-Cyrl-UZ"/>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Pr>
                <w:rFonts w:ascii="Times New Roman" w:hAnsi="Times New Roman" w:cs="Times New Roman"/>
                <w:sz w:val="24"/>
                <w:szCs w:val="24"/>
              </w:rPr>
              <w:t/>
            </w:r>
          </w:p>
        </w:tc>
      </w:tr>
      <w:tr w:rsidR="005D2F44" w:rsidRPr="00E40489" ns2:paraId="5680C1A9" ns2:textId="77777777" w:rsidTr="006E37CD">
        <w:trPr>
          <w:trHeight w:val="60"/>
        </w:trPr>
        <w:tc>
          <w:tcPr>
            <w:tcW w:w="681" w:type="dxa"/>
            <w:shd w:val="clear" w:color="FFFFFF" w:fill="auto"/>
          </w:tcPr>
          <w:p ns2:paraId="5680C1A7"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9.3.</w:t>
            </w:r>
          </w:p>
        </w:tc>
        <w:tc>
          <w:tcPr>
            <w:tcW w:w="9937" w:type="dxa"/>
            <w:gridSpan w:val="8"/>
            <w:shd w:val="clear" w:color="FFFFFF" w:fill="auto"/>
            <w:vAlign w:val="bottom"/>
          </w:tcPr>
          <w:p ns2:paraId="5680C1A8" ns2:textId="283354B2" w:rsidR="005D2F44" w:rsidRPr="002110F4" w:rsidRDefault="001028B3" w:rsidP="00927939">
            <w:pPr>
              <w:jc w:val="both"/>
              <w:rPr>
                <w:rFonts w:ascii="Times New Roman" w:hAnsi="Times New Roman" w:cs="Times New Roman"/>
                <w:sz w:val="24"/>
                <w:szCs w:val="24"/>
              </w:rPr>
            </w:pPr>
            <w:r>
              <w:rPr>
                <w:rFonts w:ascii="Times New Roman" w:hAnsi="Times New Roman" w:cs="Times New Roman"/>
                <w:sz w:val="24"/>
                <w:szCs w:val="24"/>
              </w:rPr>
              <w:t xml:space="preserve">Ушбу шартнома томонларининг ҳар бири бошқа томоннинг ходимларини ҳар қандай тарзда рағбатлантиришни, шу жумладан пул маблағлари, совғалар, маълум бир турдаги ишларни (хизматларни) бепул бажариш орқали ўзаро тилбириктириш ҳаракатларини амалга оширмайдилар.</w:t>
            </w:r>
            <w:r w:rsidR="00927939">
              <w:rPr>
                <w:rFonts w:ascii="Times New Roman" w:hAnsi="Times New Roman" w:cs="Times New Roman"/>
                <w:sz w:val="24"/>
                <w:szCs w:val="24"/>
                <w:lang w:val="uz-Cyrl-UZ"/>
              </w:rPr>
              <w:t/>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BB190C">
              <w:rPr>
                <w:rFonts w:ascii="Times New Roman" w:hAnsi="Times New Roman" w:cs="Times New Roman"/>
                <w:sz w:val="24"/>
                <w:szCs w:val="24"/>
                <w:lang w:val="uz-Cyrl-UZ"/>
              </w:rPr>
              <w:t xml:space="preserve"/>
            </w:r>
            <w:proofErr w:type="spellStart"/>
            <w:r w:rsidR="00BB190C" w:rsidRPr="002110F4">
              <w:rPr>
                <w:rFonts w:ascii="Times New Roman" w:hAnsi="Times New Roman" w:cs="Times New Roman"/>
                <w:sz w:val="24"/>
                <w:szCs w:val="24"/>
              </w:rPr>
              <w:t/>
            </w:r>
            <w:proofErr w:type="spellEnd"/>
            <w:r w:rsidR="00BB190C">
              <w:rPr>
                <w:rFonts w:ascii="Times New Roman" w:hAnsi="Times New Roman" w:cs="Times New Roman"/>
                <w:sz w:val="24"/>
                <w:szCs w:val="24"/>
                <w:lang w:val="uz-Cyrl-UZ"/>
              </w:rPr>
              <w:t/>
            </w:r>
            <w:r w:rsidR="00BB190C" w:rsidRPr="002110F4">
              <w:rPr>
                <w:rFonts w:ascii="Times New Roman" w:hAnsi="Times New Roman" w:cs="Times New Roman"/>
                <w:sz w:val="24"/>
                <w:szCs w:val="24"/>
              </w:rPr>
              <w:t xml:space="preserve"/>
            </w:r>
            <w:proofErr w:type="spellStart"/>
            <w:r w:rsidR="00BB190C" w:rsidRPr="002110F4">
              <w:rPr>
                <w:rFonts w:ascii="Times New Roman" w:hAnsi="Times New Roman" w:cs="Times New Roman"/>
                <w:sz w:val="24"/>
                <w:szCs w:val="24"/>
              </w:rPr>
              <w:t/>
            </w:r>
            <w:proofErr w:type="spellEnd"/>
            <w:r w:rsidR="00BB190C" w:rsidRPr="002110F4">
              <w:rPr>
                <w:rFonts w:ascii="Times New Roman" w:hAnsi="Times New Roman" w:cs="Times New Roman"/>
                <w:sz w:val="24"/>
                <w:szCs w:val="24"/>
              </w:rPr>
              <w:t xml:space="preserve"/>
            </w:r>
            <w:proofErr w:type="spellStart"/>
            <w:r w:rsidR="00BB190C"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w:r>
          </w:p>
        </w:tc>
      </w:tr>
      <w:tr w:rsidR="005D2F44" w:rsidRPr="00E40489" ns2:paraId="5680C1AC" ns2:textId="77777777" w:rsidTr="006E37CD">
        <w:trPr>
          <w:trHeight w:val="60"/>
        </w:trPr>
        <w:tc>
          <w:tcPr>
            <w:tcW w:w="681" w:type="dxa"/>
            <w:shd w:val="clear" w:color="FFFFFF" w:fill="auto"/>
          </w:tcPr>
          <w:p ns2:paraId="5680C1AA"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9.4.</w:t>
            </w:r>
          </w:p>
        </w:tc>
        <w:tc>
          <w:tcPr>
            <w:tcW w:w="9937" w:type="dxa"/>
            <w:gridSpan w:val="8"/>
            <w:shd w:val="clear" w:color="FFFFFF" w:fill="auto"/>
            <w:vAlign w:val="bottom"/>
          </w:tcPr>
          <w:p ns2:paraId="5680C1AB"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Агар томон коррупцияга қарши ҳар қандай шартларнинг бузилиши содир бўлган ёки содир бўлиши мумкин деб гумон қилса, тегишли томон 5 (беш) иш куни ичида бошқа томонни ёзма равишда хабардор қилиш мажбуриятини олади. Ёзма хабарномадан сўнг, тегишли томон ушбу шартнома бўйича ўз мажбуриятларини бажаришни ҳеч қандай бузилиш содир бўлмаганлиги ёки содир бўлмаслиги тўғрисида тасдиқ олмагунча тўхтатишга ҳақлидир. Ушбу тасдиқ ёзма билдиришнома юборилган кундан бошлаб 5 (беш) иш куни ичида юборилиши керак.</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w:r>
          </w:p>
        </w:tc>
      </w:tr>
      <w:tr w:rsidR="005D2F44" w:rsidRPr="00E40489" ns2:paraId="5680C1B6" ns2:textId="77777777" w:rsidTr="006E37CD">
        <w:trPr>
          <w:trHeight w:val="60"/>
        </w:trPr>
        <w:tc>
          <w:tcPr>
            <w:tcW w:w="681" w:type="dxa"/>
            <w:shd w:val="clear" w:color="FFFFFF" w:fill="auto"/>
          </w:tcPr>
          <w:p ns2:paraId="5680C1AD" ns2:textId="77777777" w:rsidR="005D2F44" w:rsidRPr="002110F4" w:rsidRDefault="005D2F44">
            <w:pPr>
              <w:jc w:val="both"/>
              <w:rPr>
                <w:rFonts w:ascii="Times New Roman" w:hAnsi="Times New Roman" w:cs="Times New Roman"/>
                <w:sz w:val="24"/>
                <w:szCs w:val="24"/>
              </w:rPr>
            </w:pPr>
          </w:p>
        </w:tc>
        <w:tc>
          <w:tcPr>
            <w:tcW w:w="1209" w:type="dxa"/>
            <w:shd w:val="clear" w:color="FFFFFF" w:fill="auto"/>
            <w:vAlign w:val="bottom"/>
          </w:tcPr>
          <w:p ns2:paraId="5680C1AE"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AF"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B0"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B1"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B2"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B3" ns2:textId="77777777" w:rsidR="005D2F44" w:rsidRPr="002110F4" w:rsidRDefault="005D2F44">
            <w:pPr>
              <w:jc w:val="both"/>
              <w:rPr>
                <w:rFonts w:ascii="Times New Roman" w:hAnsi="Times New Roman" w:cs="Times New Roman"/>
                <w:sz w:val="24"/>
                <w:szCs w:val="24"/>
              </w:rPr>
            </w:pPr>
          </w:p>
        </w:tc>
        <w:tc>
          <w:tcPr>
            <w:tcW w:w="945" w:type="dxa"/>
            <w:shd w:val="clear" w:color="FFFFFF" w:fill="auto"/>
            <w:vAlign w:val="bottom"/>
          </w:tcPr>
          <w:p ns2:paraId="5680C1B4" ns2:textId="77777777" w:rsidR="005D2F44" w:rsidRPr="002110F4" w:rsidRDefault="005D2F44">
            <w:pPr>
              <w:jc w:val="both"/>
              <w:rPr>
                <w:rFonts w:ascii="Times New Roman" w:hAnsi="Times New Roman" w:cs="Times New Roman"/>
                <w:sz w:val="24"/>
                <w:szCs w:val="24"/>
              </w:rPr>
            </w:pPr>
          </w:p>
        </w:tc>
        <w:tc>
          <w:tcPr>
            <w:tcW w:w="3058" w:type="dxa"/>
            <w:shd w:val="clear" w:color="FFFFFF" w:fill="auto"/>
            <w:vAlign w:val="bottom"/>
          </w:tcPr>
          <w:p ns2:paraId="5680C1B5" ns2:textId="77777777" w:rsidR="005D2F44" w:rsidRPr="002110F4" w:rsidRDefault="005D2F44">
            <w:pPr>
              <w:jc w:val="both"/>
              <w:rPr>
                <w:rFonts w:ascii="Times New Roman" w:hAnsi="Times New Roman" w:cs="Times New Roman"/>
                <w:sz w:val="24"/>
                <w:szCs w:val="24"/>
              </w:rPr>
            </w:pPr>
          </w:p>
        </w:tc>
      </w:tr>
      <w:tr w:rsidR="005D2F44" w:rsidRPr="00E40489" ns2:paraId="5680C1B9" ns2:textId="77777777" w:rsidTr="006E37CD">
        <w:trPr>
          <w:trHeight w:val="60"/>
        </w:trPr>
        <w:tc>
          <w:tcPr>
            <w:tcW w:w="681" w:type="dxa"/>
            <w:shd w:val="clear" w:color="FFFFFF" w:fill="auto"/>
          </w:tcPr>
          <w:p ns2:paraId="5680C1B7" ns2:textId="77777777" w:rsidR="005D2F44" w:rsidRPr="002110F4" w:rsidRDefault="005D2F44">
            <w:pPr>
              <w:jc w:val="both"/>
              <w:rPr>
                <w:rFonts w:ascii="Times New Roman" w:hAnsi="Times New Roman" w:cs="Times New Roman"/>
                <w:sz w:val="24"/>
                <w:szCs w:val="24"/>
              </w:rPr>
            </w:pPr>
          </w:p>
        </w:tc>
        <w:tc>
          <w:tcPr>
            <w:tcW w:w="9937" w:type="dxa"/>
            <w:gridSpan w:val="8"/>
            <w:shd w:val="clear" w:color="FFFFFF" w:fill="auto"/>
            <w:vAlign w:val="bottom"/>
          </w:tcPr>
          <w:p ns2:paraId="5680C1B8" ns2:textId="05CE3733" w:rsidR="00D008DE" w:rsidRPr="002110F4" w:rsidRDefault="0038112A" w:rsidP="00D82F85">
            <w:pPr>
              <w:jc w:val="center"/>
              <w:rPr>
                <w:rFonts w:ascii="Times New Roman" w:hAnsi="Times New Roman" w:cs="Times New Roman"/>
                <w:b/>
                <w:sz w:val="24"/>
                <w:szCs w:val="24"/>
              </w:rPr>
            </w:pPr>
            <w:r w:rsidRPr="002110F4">
              <w:rPr>
                <w:rFonts w:ascii="Times New Roman" w:hAnsi="Times New Roman" w:cs="Times New Roman"/>
                <w:b/>
                <w:sz w:val="24"/>
                <w:szCs w:val="24"/>
              </w:rPr>
              <w:t xml:space="preserve">10. БОШҚА ҚОИДА ВА ШАРТЛАР</w:t>
            </w:r>
          </w:p>
        </w:tc>
      </w:tr>
      <w:tr w:rsidR="005D2F44" w:rsidRPr="00E40489" ns2:paraId="5680C1BC" ns2:textId="77777777" w:rsidTr="006E37CD">
        <w:trPr>
          <w:trHeight w:val="60"/>
        </w:trPr>
        <w:tc>
          <w:tcPr>
            <w:tcW w:w="681" w:type="dxa"/>
            <w:shd w:val="clear" w:color="FFFFFF" w:fill="auto"/>
          </w:tcPr>
          <w:p ns2:paraId="5680C1BA"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10.1.</w:t>
            </w:r>
          </w:p>
        </w:tc>
        <w:tc>
          <w:tcPr>
            <w:tcW w:w="9937" w:type="dxa"/>
            <w:gridSpan w:val="8"/>
            <w:shd w:val="clear" w:color="FFFFFF" w:fill="auto"/>
            <w:vAlign w:val="bottom"/>
          </w:tcPr>
          <w:p ns2:paraId="5680C1BB" ns2:textId="301054E8" w:rsidR="005D2F44" w:rsidRPr="001F42E5" w:rsidRDefault="0038112A" w:rsidP="00927939">
            <w:pPr>
              <w:jc w:val="both"/>
              <w:rPr>
                <w:rFonts w:ascii="Times New Roman" w:hAnsi="Times New Roman" w:cs="Times New Roman"/>
                <w:sz w:val="24"/>
                <w:szCs w:val="24"/>
                <w:lang w:val="uz-Cyrl-UZ"/>
              </w:rPr>
            </w:pPr>
            <w:proofErr w:type="spellStart"/>
            <w:r w:rsidRPr="00957C12">
              <w:rPr>
                <w:rFonts w:ascii="Times New Roman" w:hAnsi="Times New Roman" w:cs="Times New Roman"/>
                <w:sz w:val="24"/>
                <w:szCs w:val="24"/>
              </w:rPr>
              <w:t xml:space="preserve">Шартнома Бажарувчи томонидан имзоланган, буюртмачининг ваколатли вакили томонидан имзоланган ва муҳрланган кундан бошлаб кучга киради, ва ушбу шартноманинг 1.4.-бандида белгиланган муддатда амал қилади. Шартнома муддати ўзаро тасдиқланган қўшимча келишув орқали узайтирилиши мумкин.</w:t>
            </w:r>
            <w:proofErr w:type="spellEnd"/>
            <w:r w:rsidRPr="00957C12">
              <w:rPr>
                <w:rFonts w:ascii="Times New Roman" w:hAnsi="Times New Roman" w:cs="Times New Roman"/>
                <w:sz w:val="24"/>
                <w:szCs w:val="24"/>
              </w:rPr>
              <w:t xml:space="preserve"/>
            </w:r>
            <w:proofErr w:type="spellStart"/>
            <w:r w:rsidR="00EA34F8" w:rsidRPr="00957C12">
              <w:rPr>
                <w:rFonts w:ascii="Times New Roman" w:hAnsi="Times New Roman" w:cs="Times New Roman"/>
                <w:sz w:val="24"/>
                <w:szCs w:val="24"/>
              </w:rPr>
              <w:t/>
            </w:r>
            <w:proofErr w:type="spellEnd"/>
            <w:r w:rsidR="007C6E35" w:rsidRPr="00957C12">
              <w:rPr>
                <w:rFonts w:ascii="Times New Roman" w:hAnsi="Times New Roman" w:cs="Times New Roman"/>
                <w:sz w:val="24"/>
                <w:szCs w:val="24"/>
                <w:lang w:val="uz-Cyrl-UZ"/>
              </w:rPr>
              <w:t xml:space="preserve"/>
            </w:r>
            <w:proofErr w:type="spellStart"/>
            <w:r w:rsidR="007C6E35" w:rsidRPr="00957C12">
              <w:rPr>
                <w:rFonts w:ascii="Times New Roman" w:hAnsi="Times New Roman" w:cs="Times New Roman"/>
                <w:sz w:val="24"/>
                <w:szCs w:val="24"/>
              </w:rPr>
              <w:t/>
            </w:r>
            <w:proofErr w:type="spellEnd"/>
            <w:r w:rsidR="007C6E35" w:rsidRPr="00957C12">
              <w:rPr>
                <w:rFonts w:ascii="Times New Roman" w:hAnsi="Times New Roman" w:cs="Times New Roman"/>
                <w:sz w:val="24"/>
                <w:szCs w:val="24"/>
                <w:lang w:val="uz-Cyrl-UZ"/>
              </w:rPr>
              <w:t/>
            </w:r>
            <w:r w:rsidR="00BB190C" w:rsidRPr="00957C12">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007C6E35" w:rsidRPr="00957C12">
              <w:rPr>
                <w:rFonts w:ascii="Times New Roman" w:hAnsi="Times New Roman" w:cs="Times New Roman"/>
                <w:sz w:val="24"/>
                <w:szCs w:val="24"/>
                <w:lang w:val="uz-Cyrl-UZ"/>
              </w:rPr>
              <w:t xml:space="preserve"/>
            </w:r>
            <w:proofErr w:type="spellStart"/>
            <w:r w:rsidR="007C6E35" w:rsidRPr="00957C12">
              <w:rPr>
                <w:rFonts w:ascii="Times New Roman" w:hAnsi="Times New Roman" w:cs="Times New Roman"/>
                <w:sz w:val="24"/>
                <w:szCs w:val="24"/>
              </w:rPr>
              <w:t/>
            </w:r>
            <w:proofErr w:type="spellEnd"/>
            <w:r w:rsidR="007C6E35" w:rsidRPr="00957C12">
              <w:rPr>
                <w:rFonts w:ascii="Times New Roman" w:hAnsi="Times New Roman" w:cs="Times New Roman"/>
                <w:sz w:val="24"/>
                <w:szCs w:val="24"/>
                <w:lang w:val="uz-Cyrl-UZ"/>
              </w:rPr>
              <w:t/>
            </w:r>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proofErr w:type="spellEnd"/>
            <w:r w:rsidRPr="00957C12">
              <w:rPr>
                <w:rFonts w:ascii="Times New Roman" w:hAnsi="Times New Roman" w:cs="Times New Roman"/>
                <w:sz w:val="24"/>
                <w:szCs w:val="24"/>
              </w:rPr>
              <w:t xml:space="preserve"/>
            </w:r>
            <w:proofErr w:type="spellStart"/>
            <w:r w:rsidRPr="00957C12">
              <w:rPr>
                <w:rFonts w:ascii="Times New Roman" w:hAnsi="Times New Roman" w:cs="Times New Roman"/>
                <w:sz w:val="24"/>
                <w:szCs w:val="24"/>
              </w:rPr>
              <w:t/>
            </w:r>
            <w:r w:rsidR="00BB190C" w:rsidRPr="00957C12">
              <w:rPr>
                <w:rFonts w:ascii="Times New Roman" w:hAnsi="Times New Roman" w:cs="Times New Roman"/>
                <w:sz w:val="24"/>
                <w:szCs w:val="24"/>
              </w:rPr>
              <w:t/>
            </w:r>
            <w:proofErr w:type="spellEnd"/>
            <w:r w:rsidR="00BB190C" w:rsidRPr="00957C12">
              <w:rPr>
                <w:rFonts w:ascii="Times New Roman" w:hAnsi="Times New Roman" w:cs="Times New Roman"/>
                <w:sz w:val="24"/>
                <w:szCs w:val="24"/>
              </w:rPr>
              <w:t xml:space="preserve"/>
            </w:r>
            <w:proofErr w:type="spellStart"/>
            <w:r w:rsidR="00BB190C" w:rsidRPr="00957C12">
              <w:rPr>
                <w:rFonts w:ascii="Times New Roman" w:hAnsi="Times New Roman" w:cs="Times New Roman"/>
                <w:sz w:val="24"/>
                <w:szCs w:val="24"/>
              </w:rPr>
              <w:t/>
            </w:r>
            <w:proofErr w:type="spellEnd"/>
            <w:r w:rsidR="00BB190C" w:rsidRPr="00957C12">
              <w:rPr>
                <w:rFonts w:ascii="Times New Roman" w:hAnsi="Times New Roman" w:cs="Times New Roman"/>
                <w:sz w:val="24"/>
                <w:szCs w:val="24"/>
              </w:rPr>
              <w:t xml:space="preserve"/>
            </w:r>
            <w:proofErr w:type="spellStart"/>
            <w:r w:rsidR="00BB190C" w:rsidRPr="00957C12">
              <w:rPr>
                <w:rFonts w:ascii="Times New Roman" w:hAnsi="Times New Roman" w:cs="Times New Roman"/>
                <w:sz w:val="24"/>
                <w:szCs w:val="24"/>
              </w:rPr>
              <w:t/>
            </w:r>
            <w:proofErr w:type="spellEnd"/>
            <w:r w:rsidR="00BB190C" w:rsidRPr="00957C12">
              <w:rPr>
                <w:rFonts w:ascii="Times New Roman" w:hAnsi="Times New Roman" w:cs="Times New Roman"/>
                <w:sz w:val="24"/>
                <w:szCs w:val="24"/>
              </w:rPr>
              <w:t xml:space="preserve"/>
            </w:r>
            <w:r w:rsidR="007C6E35" w:rsidRPr="00957C12">
              <w:rPr>
                <w:rFonts w:ascii="Times New Roman" w:hAnsi="Times New Roman" w:cs="Times New Roman"/>
                <w:sz w:val="24"/>
                <w:szCs w:val="24"/>
                <w:lang w:val="uz-Cyrl-UZ"/>
              </w:rPr>
              <w:t xml:space="preserve"/>
            </w:r>
            <w:r w:rsidR="00927939">
              <w:rPr>
                <w:rFonts w:ascii="Times New Roman" w:hAnsi="Times New Roman" w:cs="Times New Roman"/>
                <w:sz w:val="24"/>
                <w:szCs w:val="24"/>
                <w:lang w:val="uz-Cyrl-UZ"/>
              </w:rPr>
              <w:t/>
            </w:r>
            <w:r w:rsidR="007C6E35" w:rsidRPr="00957C12">
              <w:rPr>
                <w:rFonts w:ascii="Times New Roman" w:hAnsi="Times New Roman" w:cs="Times New Roman"/>
                <w:sz w:val="24"/>
                <w:szCs w:val="24"/>
                <w:lang w:val="uz-Cyrl-UZ"/>
              </w:rPr>
              <w:t/>
            </w:r>
            <w:r w:rsidR="00927939">
              <w:rPr>
                <w:rFonts w:ascii="Times New Roman" w:hAnsi="Times New Roman" w:cs="Times New Roman"/>
                <w:sz w:val="24"/>
                <w:szCs w:val="24"/>
                <w:lang w:val="uz-Cyrl-UZ"/>
              </w:rPr>
              <w:t/>
            </w:r>
            <w:r w:rsidR="007C6E35" w:rsidRPr="00957C12">
              <w:rPr>
                <w:rFonts w:ascii="Times New Roman" w:hAnsi="Times New Roman" w:cs="Times New Roman"/>
                <w:sz w:val="24"/>
                <w:szCs w:val="24"/>
                <w:lang w:val="uz-Cyrl-UZ"/>
              </w:rPr>
              <w:t/>
            </w:r>
            <w:r w:rsidR="007C6E35" w:rsidRPr="00957C12">
              <w:rPr>
                <w:rFonts w:ascii="Times New Roman" w:hAnsi="Times New Roman" w:cs="Times New Roman"/>
                <w:sz w:val="24"/>
                <w:szCs w:val="24"/>
              </w:rPr>
              <w:t xml:space="preserve"/>
            </w:r>
            <w:proofErr w:type="spellStart"/>
            <w:r w:rsidR="007C6E35" w:rsidRPr="00957C12">
              <w:rPr>
                <w:rFonts w:ascii="Times New Roman" w:hAnsi="Times New Roman" w:cs="Times New Roman"/>
                <w:sz w:val="24"/>
                <w:szCs w:val="24"/>
              </w:rPr>
              <w:t/>
            </w:r>
            <w:proofErr w:type="spellEnd"/>
            <w:r w:rsidR="007C6E35" w:rsidRPr="00957C12">
              <w:rPr>
                <w:rFonts w:ascii="Times New Roman" w:hAnsi="Times New Roman" w:cs="Times New Roman"/>
                <w:sz w:val="24"/>
                <w:szCs w:val="24"/>
              </w:rPr>
              <w:t xml:space="preserve"/>
            </w:r>
            <w:proofErr w:type="spellStart"/>
            <w:r w:rsidR="007C6E35" w:rsidRPr="00957C12">
              <w:rPr>
                <w:rFonts w:ascii="Times New Roman" w:hAnsi="Times New Roman" w:cs="Times New Roman"/>
                <w:sz w:val="24"/>
                <w:szCs w:val="24"/>
              </w:rPr>
              <w:t/>
            </w:r>
            <w:proofErr w:type="spellEnd"/>
            <w:r w:rsidR="007C6E35" w:rsidRPr="00957C12">
              <w:rPr>
                <w:rFonts w:ascii="Times New Roman" w:hAnsi="Times New Roman" w:cs="Times New Roman"/>
                <w:sz w:val="24"/>
                <w:szCs w:val="24"/>
              </w:rPr>
              <w:t xml:space="preserve"/>
            </w:r>
            <w:r w:rsidR="001F42E5" w:rsidRPr="00957C12">
              <w:rPr>
                <w:rFonts w:ascii="Times New Roman" w:hAnsi="Times New Roman" w:cs="Times New Roman"/>
                <w:sz w:val="24"/>
                <w:szCs w:val="24"/>
                <w:lang w:val="uz-Cyrl-UZ"/>
              </w:rPr>
              <w:t/>
            </w:r>
          </w:p>
        </w:tc>
      </w:tr>
      <w:tr w:rsidR="005D2F44" w:rsidRPr="00E40489" ns2:paraId="5680C1BF" ns2:textId="77777777" w:rsidTr="006E37CD">
        <w:trPr>
          <w:trHeight w:val="60"/>
        </w:trPr>
        <w:tc>
          <w:tcPr>
            <w:tcW w:w="681" w:type="dxa"/>
            <w:shd w:val="clear" w:color="FFFFFF" w:fill="auto"/>
          </w:tcPr>
          <w:p ns2:paraId="5680C1BD"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10.2.</w:t>
            </w:r>
          </w:p>
        </w:tc>
        <w:tc>
          <w:tcPr>
            <w:tcW w:w="9937" w:type="dxa"/>
            <w:gridSpan w:val="8"/>
            <w:shd w:val="clear" w:color="FFFFFF" w:fill="auto"/>
            <w:vAlign w:val="bottom"/>
          </w:tcPr>
          <w:p ns2:paraId="5680C1BE" ns2:textId="00801547" w:rsidR="005D2F44" w:rsidRPr="00BB190C" w:rsidRDefault="00BB190C" w:rsidP="00927939">
            <w:pPr>
              <w:jc w:val="both"/>
              <w:rPr>
                <w:rFonts w:ascii="Times New Roman" w:hAnsi="Times New Roman" w:cs="Times New Roman"/>
                <w:sz w:val="24"/>
                <w:szCs w:val="24"/>
                <w:lang w:val="uz-Cyrl-UZ"/>
              </w:rPr>
            </w:pPr>
            <w:r>
              <w:rPr>
                <w:rFonts w:ascii="Times New Roman" w:hAnsi="Times New Roman" w:cs="Times New Roman"/>
                <w:sz w:val="24"/>
                <w:szCs w:val="24"/>
                <w:lang w:val="uz-Cyrl-UZ"/>
              </w:rPr>
              <w:t xml:space="preserve">Ушбу шартнома, барча ўзаро ҳисоб-китоблар олдиндан амалга оширилиши орқали, томонларнинг ўзаро ёзма розилиги билан бекор қилиниши мумкин.</w:t>
            </w:r>
            <w:r>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Pr>
                <w:rFonts w:ascii="Times New Roman" w:hAnsi="Times New Roman" w:cs="Times New Roman"/>
                <w:sz w:val="24"/>
                <w:szCs w:val="24"/>
                <w:lang w:val="uz-Cyrl-UZ"/>
              </w:rPr>
              <w:t xml:space="preserve"/>
            </w:r>
            <w:proofErr w:type="spellStart"/>
            <w:r w:rsidRPr="002110F4">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r>
              <w:rPr>
                <w:rFonts w:ascii="Times New Roman" w:hAnsi="Times New Roman" w:cs="Times New Roman"/>
                <w:sz w:val="24"/>
                <w:szCs w:val="24"/>
                <w:lang w:val="uz-Cyrl-UZ"/>
              </w:rPr>
              <w:t/>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lang w:val="uz-Cyrl-UZ"/>
              </w:rPr>
              <w:t/>
            </w:r>
          </w:p>
        </w:tc>
      </w:tr>
      <w:tr w:rsidR="005D2F44" w:rsidRPr="002A037D" ns2:paraId="5680C1C2" ns2:textId="77777777" w:rsidTr="006E37CD">
        <w:trPr>
          <w:trHeight w:val="60"/>
        </w:trPr>
        <w:tc>
          <w:tcPr>
            <w:tcW w:w="681" w:type="dxa"/>
            <w:shd w:val="clear" w:color="FFFFFF" w:fill="auto"/>
          </w:tcPr>
          <w:p ns2:paraId="5680C1C0"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10.3.</w:t>
            </w:r>
          </w:p>
        </w:tc>
        <w:tc>
          <w:tcPr>
            <w:tcW w:w="9937" w:type="dxa"/>
            <w:gridSpan w:val="8"/>
            <w:shd w:val="clear" w:color="FFFFFF" w:fill="auto"/>
            <w:vAlign w:val="bottom"/>
          </w:tcPr>
          <w:p ns2:paraId="7D242CFB" ns2:textId="2120B189" w:rsidR="002A037D" w:rsidRDefault="0038112A" w:rsidP="002A037D">
            <w:pPr>
              <w:jc w:val="both"/>
              <w:rPr>
                <w:rFonts w:ascii="Times New Roman" w:hAnsi="Times New Roman" w:cs="Times New Roman"/>
                <w:sz w:val="24"/>
                <w:szCs w:val="24"/>
                <w:lang w:val="uz-Cyrl-UZ"/>
              </w:rPr>
            </w:pPr>
            <w:proofErr w:type="spellStart"/>
            <w:r w:rsidRPr="002110F4">
              <w:rPr>
                <w:rFonts w:ascii="Times New Roman" w:hAnsi="Times New Roman" w:cs="Times New Roman"/>
                <w:sz w:val="24"/>
                <w:szCs w:val="24"/>
              </w:rPr>
              <w:t xml:space="preserve">Буюртмачи ҳар қандай сабабга кўра исталган вақтда, бажарувчини олдиндан хабардор қилиш орқали, шартноманинг бажарилишини бир томонлама бекор қилиш ҳуқуқига ега. Бунда томонлар шартнома бўйича барча ўзаро ҳисоб-китобларни шартнома бекор қилиниши санасидан 5 (беш) иш кунидан олдин амалга ошириш мажбуриятини оладилар. Шу билан бирга, буюртмачи шартнома бекор қилиниши муносабати билан бажарувчига етказилиши мумкин бўлган ҳар қандай зарарни қопламайди.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BB190C">
              <w:rPr>
                <w:rFonts w:ascii="Times New Roman" w:hAnsi="Times New Roman" w:cs="Times New Roman"/>
                <w:sz w:val="24"/>
                <w:szCs w:val="24"/>
                <w:lang w:val="uz-Cyrl-UZ"/>
              </w:rPr>
              <w:t xml:space="preserve"/>
            </w:r>
            <w:r w:rsidR="00927939">
              <w:rPr>
                <w:rFonts w:ascii="Times New Roman" w:hAnsi="Times New Roman" w:cs="Times New Roman"/>
                <w:sz w:val="24"/>
                <w:szCs w:val="24"/>
                <w:lang w:val="uz-Cyrl-UZ"/>
              </w:rPr>
              <w:t/>
            </w:r>
            <w:r w:rsidR="00BB190C">
              <w:rPr>
                <w:rFonts w:ascii="Times New Roman" w:hAnsi="Times New Roman" w:cs="Times New Roman"/>
                <w:sz w:val="24"/>
                <w:szCs w:val="24"/>
                <w:lang w:val="uz-Cyrl-UZ"/>
              </w:rPr>
              <w:t/>
            </w:r>
            <w:r w:rsidR="001F42E5">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00BB190C">
              <w:rPr>
                <w:rFonts w:ascii="Times New Roman" w:hAnsi="Times New Roman" w:cs="Times New Roman"/>
                <w:sz w:val="24"/>
                <w:szCs w:val="24"/>
              </w:rPr>
              <w:t/>
            </w:r>
            <w:r w:rsidR="00BB190C">
              <w:rPr>
                <w:rFonts w:ascii="Times New Roman" w:hAnsi="Times New Roman" w:cs="Times New Roman"/>
                <w:sz w:val="24"/>
                <w:szCs w:val="24"/>
                <w:lang w:val="uz-Cyrl-UZ"/>
              </w:rPr>
              <w:t xml:space="preserve"/>
            </w:r>
            <w:r w:rsidR="00927939">
              <w:rPr>
                <w:rFonts w:ascii="Times New Roman" w:hAnsi="Times New Roman" w:cs="Times New Roman"/>
                <w:sz w:val="24"/>
                <w:szCs w:val="24"/>
                <w:lang w:val="uz-Cyrl-UZ"/>
              </w:rPr>
              <w:t/>
            </w:r>
            <w:r w:rsidR="00BB190C">
              <w:rPr>
                <w:rFonts w:ascii="Times New Roman" w:hAnsi="Times New Roman" w:cs="Times New Roman"/>
                <w:sz w:val="24"/>
                <w:szCs w:val="24"/>
                <w:lang w:val="uz-Cyrl-UZ"/>
              </w:rPr>
              <w:t xml:space="preserve"/>
            </w:r>
            <w:r w:rsidR="00927939">
              <w:rPr>
                <w:rFonts w:ascii="Times New Roman" w:hAnsi="Times New Roman" w:cs="Times New Roman"/>
                <w:sz w:val="24"/>
                <w:szCs w:val="24"/>
                <w:lang w:val="uz-Cyrl-UZ"/>
              </w:rPr>
              <w:t/>
            </w:r>
            <w:r w:rsidRPr="00BB190C">
              <w:rPr>
                <w:rFonts w:ascii="Times New Roman" w:hAnsi="Times New Roman" w:cs="Times New Roman"/>
                <w:sz w:val="24"/>
                <w:szCs w:val="24"/>
                <w:lang w:val="uz-Cyrl-UZ"/>
              </w:rPr>
              <w:t xml:space="preserve"/>
            </w:r>
            <w:r w:rsidR="00927939">
              <w:rPr>
                <w:rFonts w:ascii="Times New Roman" w:hAnsi="Times New Roman" w:cs="Times New Roman"/>
                <w:sz w:val="24"/>
                <w:szCs w:val="24"/>
                <w:lang w:val="uz-Cyrl-UZ"/>
              </w:rPr>
              <w:t/>
            </w:r>
            <w:r w:rsidR="00BB190C">
              <w:rPr>
                <w:rFonts w:ascii="Times New Roman" w:hAnsi="Times New Roman" w:cs="Times New Roman"/>
                <w:sz w:val="24"/>
                <w:szCs w:val="24"/>
                <w:lang w:val="uz-Cyrl-UZ"/>
              </w:rPr>
              <w:t xml:space="preserve"/>
            </w:r>
            <w:r w:rsidRPr="00BB190C">
              <w:rPr>
                <w:rFonts w:ascii="Times New Roman" w:hAnsi="Times New Roman" w:cs="Times New Roman"/>
                <w:sz w:val="24"/>
                <w:szCs w:val="24"/>
                <w:lang w:val="uz-Cyrl-UZ"/>
              </w:rPr>
              <w:t/>
            </w:r>
            <w:r w:rsidR="00BB190C">
              <w:rPr>
                <w:rFonts w:ascii="Times New Roman" w:hAnsi="Times New Roman" w:cs="Times New Roman"/>
                <w:sz w:val="24"/>
                <w:szCs w:val="24"/>
                <w:lang w:val="uz-Cyrl-UZ"/>
              </w:rPr>
              <w:t/>
            </w:r>
            <w:r w:rsidRPr="00BB190C">
              <w:rPr>
                <w:rFonts w:ascii="Times New Roman" w:hAnsi="Times New Roman" w:cs="Times New Roman"/>
                <w:sz w:val="24"/>
                <w:szCs w:val="24"/>
                <w:lang w:val="uz-Cyrl-UZ"/>
              </w:rPr>
              <w:t/>
            </w:r>
            <w:r w:rsidR="00BB190C">
              <w:rPr>
                <w:rFonts w:ascii="Times New Roman" w:hAnsi="Times New Roman" w:cs="Times New Roman"/>
                <w:sz w:val="24"/>
                <w:szCs w:val="24"/>
                <w:lang w:val="uz-Cyrl-UZ"/>
              </w:rPr>
              <w:t xml:space="preserve"/>
            </w:r>
            <w:r w:rsidR="002A037D" w:rsidRPr="002A037D">
              <w:rPr>
                <w:rFonts w:ascii="Times New Roman" w:hAnsi="Times New Roman" w:cs="Times New Roman"/>
                <w:sz w:val="24"/>
                <w:szCs w:val="24"/>
                <w:lang w:val="uz-Cyrl-UZ"/>
              </w:rPr>
              <w:t xml:space="preserve"/>
            </w:r>
            <w:r w:rsidR="00927939">
              <w:rPr>
                <w:rFonts w:ascii="Times New Roman" w:hAnsi="Times New Roman" w:cs="Times New Roman"/>
                <w:sz w:val="24"/>
                <w:szCs w:val="24"/>
                <w:lang w:val="uz-Cyrl-UZ"/>
              </w:rPr>
              <w:t/>
            </w:r>
            <w:r w:rsidR="002A037D">
              <w:rPr>
                <w:rFonts w:ascii="Times New Roman" w:hAnsi="Times New Roman" w:cs="Times New Roman"/>
                <w:sz w:val="24"/>
                <w:szCs w:val="24"/>
                <w:lang w:val="uz-Cyrl-UZ"/>
              </w:rPr>
              <w:t xml:space="preserve"/>
            </w:r>
            <w:r w:rsidR="00927939">
              <w:rPr>
                <w:rFonts w:ascii="Times New Roman" w:hAnsi="Times New Roman" w:cs="Times New Roman"/>
                <w:sz w:val="24"/>
                <w:szCs w:val="24"/>
                <w:lang w:val="uz-Cyrl-UZ"/>
              </w:rPr>
              <w:t/>
            </w:r>
            <w:r w:rsidRPr="002A037D">
              <w:rPr>
                <w:rFonts w:ascii="Times New Roman" w:hAnsi="Times New Roman" w:cs="Times New Roman"/>
                <w:sz w:val="24"/>
                <w:szCs w:val="24"/>
                <w:lang w:val="uz-Cyrl-UZ"/>
              </w:rPr>
              <w:t xml:space="preserve"/>
            </w:r>
            <w:r w:rsidR="002A037D">
              <w:rPr>
                <w:rFonts w:ascii="Times New Roman" w:hAnsi="Times New Roman" w:cs="Times New Roman"/>
                <w:sz w:val="24"/>
                <w:szCs w:val="24"/>
                <w:lang w:val="uz-Cyrl-UZ"/>
              </w:rPr>
              <w:t/>
            </w:r>
            <w:r w:rsidRPr="002A037D">
              <w:rPr>
                <w:rFonts w:ascii="Times New Roman" w:hAnsi="Times New Roman" w:cs="Times New Roman"/>
                <w:sz w:val="24"/>
                <w:szCs w:val="24"/>
                <w:lang w:val="uz-Cyrl-UZ"/>
              </w:rPr>
              <w:t xml:space="preserve"/>
            </w:r>
            <w:r w:rsidR="00927939">
              <w:rPr>
                <w:rFonts w:ascii="Times New Roman" w:hAnsi="Times New Roman" w:cs="Times New Roman"/>
                <w:sz w:val="24"/>
                <w:szCs w:val="24"/>
                <w:lang w:val="uz-Cyrl-UZ"/>
              </w:rPr>
              <w:t/>
            </w:r>
            <w:r w:rsidR="00EA34F8" w:rsidRPr="002A037D">
              <w:rPr>
                <w:rFonts w:ascii="Times New Roman" w:hAnsi="Times New Roman" w:cs="Times New Roman"/>
                <w:sz w:val="24"/>
                <w:szCs w:val="24"/>
                <w:lang w:val="uz-Cyrl-UZ"/>
              </w:rPr>
              <w:t/>
            </w:r>
            <w:r w:rsidRPr="002A037D">
              <w:rPr>
                <w:rFonts w:ascii="Times New Roman" w:hAnsi="Times New Roman" w:cs="Times New Roman"/>
                <w:sz w:val="24"/>
                <w:szCs w:val="24"/>
                <w:lang w:val="uz-Cyrl-UZ"/>
              </w:rPr>
              <w:t/>
            </w:r>
            <w:r w:rsidR="002A037D">
              <w:rPr>
                <w:rFonts w:ascii="Times New Roman" w:hAnsi="Times New Roman" w:cs="Times New Roman"/>
                <w:sz w:val="24"/>
                <w:szCs w:val="24"/>
                <w:lang w:val="uz-Cyrl-UZ"/>
              </w:rPr>
              <w:t/>
            </w:r>
            <w:r w:rsidRPr="002A037D">
              <w:rPr>
                <w:rFonts w:ascii="Times New Roman" w:hAnsi="Times New Roman" w:cs="Times New Roman"/>
                <w:sz w:val="24"/>
                <w:szCs w:val="24"/>
                <w:lang w:val="uz-Cyrl-UZ"/>
              </w:rPr>
              <w:t xml:space="preserve"/>
            </w:r>
          </w:p>
          <w:p ns2:paraId="5680C1C1" ns2:textId="6D08940A" w:rsidR="005D2F44" w:rsidRPr="002A037D" w:rsidRDefault="00EA34F8" w:rsidP="002A037D">
            <w:pPr>
              <w:jc w:val="both"/>
              <w:rPr>
                <w:rFonts w:ascii="Times New Roman" w:hAnsi="Times New Roman" w:cs="Times New Roman"/>
                <w:sz w:val="24"/>
                <w:szCs w:val="24"/>
                <w:lang w:val="uz-Cyrl-UZ"/>
              </w:rPr>
            </w:pPr>
            <w:r w:rsidRPr="002A037D">
              <w:rPr>
                <w:rFonts w:ascii="Times New Roman" w:hAnsi="Times New Roman" w:cs="Times New Roman"/>
                <w:sz w:val="24"/>
                <w:szCs w:val="24"/>
                <w:lang w:val="uz-Cyrl-UZ"/>
              </w:rPr>
              <w:t xml:space="preserve">Бажарувчининг зарарлари буюртмачи томонидан қопланмайди.</w:t>
            </w:r>
            <w:r w:rsidR="0038112A" w:rsidRPr="002A037D">
              <w:rPr>
                <w:rFonts w:ascii="Times New Roman" w:hAnsi="Times New Roman" w:cs="Times New Roman"/>
                <w:sz w:val="24"/>
                <w:szCs w:val="24"/>
                <w:lang w:val="uz-Cyrl-UZ"/>
              </w:rPr>
              <w:t/>
            </w:r>
          </w:p>
        </w:tc>
      </w:tr>
      <w:tr w:rsidR="005D2F44" w:rsidRPr="00E40489" ns2:paraId="5680C1C5" ns2:textId="77777777" w:rsidTr="006E37CD">
        <w:trPr>
          <w:trHeight w:val="60"/>
        </w:trPr>
        <w:tc>
          <w:tcPr>
            <w:tcW w:w="681" w:type="dxa"/>
            <w:shd w:val="clear" w:color="FFFFFF" w:fill="auto"/>
          </w:tcPr>
          <w:p ns2:paraId="5680C1C3"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10.4.</w:t>
            </w:r>
          </w:p>
        </w:tc>
        <w:tc>
          <w:tcPr>
            <w:tcW w:w="9937" w:type="dxa"/>
            <w:gridSpan w:val="8"/>
            <w:shd w:val="clear" w:color="FFFFFF" w:fill="auto"/>
            <w:vAlign w:val="bottom"/>
          </w:tcPr>
          <w:p ns2:paraId="5680C1C4" ns2:textId="1F227626" w:rsidR="005D2F44" w:rsidRPr="002A037D" w:rsidRDefault="00EA34F8" w:rsidP="00927939">
            <w:pPr>
              <w:jc w:val="both"/>
              <w:rPr>
                <w:rFonts w:ascii="Times New Roman" w:hAnsi="Times New Roman" w:cs="Times New Roman"/>
                <w:sz w:val="24"/>
                <w:szCs w:val="24"/>
                <w:lang w:val="uz-Cyrl-UZ"/>
              </w:rPr>
            </w:pPr>
            <w:proofErr w:type="spellStart"/>
            <w:r>
              <w:rPr>
                <w:rFonts w:ascii="Times New Roman" w:hAnsi="Times New Roman" w:cs="Times New Roman"/>
                <w:sz w:val="24"/>
                <w:szCs w:val="24"/>
              </w:rPr>
              <w:t xml:space="preserve">Бажарувчи ҳар қандай сабабга кўра исталган вақтда ушбу шартномани бекор қилиш санасидан камида 30 (ўттиз) календар кун олдин буюртмачига ёзма хабар бериш орқали бир томонлама тартибда бекор қилиш ҳуқуқига ега. Шу билан бирга, бажарувчи буюртмачига тегишли ёзма сўров юборган кундан бошлаб 5 (беш) иш кунидан кечиктирмай шартномадан кўрилиши мумкин бўлган ҳар қандай зарарни қоплайди.</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r w:rsidR="002A037D">
              <w:rPr>
                <w:rFonts w:ascii="Times New Roman" w:hAnsi="Times New Roman" w:cs="Times New Roman"/>
                <w:sz w:val="24"/>
                <w:szCs w:val="24"/>
              </w:rPr>
              <w:t/>
            </w:r>
            <w:proofErr w:type="spellEnd"/>
            <w:r w:rsidR="002A037D">
              <w:rPr>
                <w:rFonts w:ascii="Times New Roman" w:hAnsi="Times New Roman" w:cs="Times New Roman"/>
                <w:sz w:val="24"/>
                <w:szCs w:val="24"/>
              </w:rPr>
              <w:t xml:space="preserve"/>
            </w:r>
            <w:proofErr w:type="spellStart"/>
            <w:r w:rsidR="002A037D">
              <w:rPr>
                <w:rFonts w:ascii="Times New Roman" w:hAnsi="Times New Roman" w:cs="Times New Roman"/>
                <w:sz w:val="24"/>
                <w:szCs w:val="24"/>
              </w:rPr>
              <w:t/>
            </w:r>
            <w:proofErr w:type="spellEnd"/>
            <w:r w:rsidR="002A037D">
              <w:rPr>
                <w:rFonts w:ascii="Times New Roman" w:hAnsi="Times New Roman" w:cs="Times New Roman"/>
                <w:sz w:val="24"/>
                <w:szCs w:val="24"/>
              </w:rPr>
              <w:t xml:space="preserve"/>
            </w:r>
            <w:proofErr w:type="spellStart"/>
            <w:r w:rsidR="002A037D">
              <w:rPr>
                <w:rFonts w:ascii="Times New Roman" w:hAnsi="Times New Roman" w:cs="Times New Roman"/>
                <w:sz w:val="24"/>
                <w:szCs w:val="24"/>
              </w:rPr>
              <w:t/>
            </w:r>
            <w:proofErr w:type="spellEnd"/>
            <w:r w:rsidR="002A037D">
              <w:rPr>
                <w:rFonts w:ascii="Times New Roman" w:hAnsi="Times New Roman" w:cs="Times New Roman"/>
                <w:sz w:val="24"/>
                <w:szCs w:val="24"/>
              </w:rPr>
              <w:t xml:space="preserve"/>
            </w:r>
            <w:proofErr w:type="spellStart"/>
            <w:r w:rsidR="002A037D">
              <w:rPr>
                <w:rFonts w:ascii="Times New Roman" w:hAnsi="Times New Roman" w:cs="Times New Roman"/>
                <w:sz w:val="24"/>
                <w:szCs w:val="24"/>
              </w:rPr>
              <w:t/>
            </w:r>
            <w:proofErr w:type="spellEnd"/>
            <w:r w:rsidR="002A037D">
              <w:rPr>
                <w:rFonts w:ascii="Times New Roman" w:hAnsi="Times New Roman" w:cs="Times New Roman"/>
                <w:sz w:val="24"/>
                <w:szCs w:val="24"/>
              </w:rPr>
              <w:t xml:space="preserve"/>
            </w:r>
            <w:proofErr w:type="spellStart"/>
            <w:r w:rsidR="002A037D">
              <w:rPr>
                <w:rFonts w:ascii="Times New Roman" w:hAnsi="Times New Roman" w:cs="Times New Roman"/>
                <w:sz w:val="24"/>
                <w:szCs w:val="24"/>
              </w:rPr>
              <w:t/>
            </w:r>
            <w:proofErr w:type="spellEnd"/>
            <w:r w:rsidR="002A037D">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1B30DB">
              <w:rPr>
                <w:rFonts w:ascii="Times New Roman" w:hAnsi="Times New Roman" w:cs="Times New Roman"/>
                <w:sz w:val="24"/>
                <w:szCs w:val="24"/>
              </w:rPr>
              <w:t/>
            </w:r>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2A037D">
              <w:rPr>
                <w:rFonts w:ascii="Times New Roman" w:hAnsi="Times New Roman" w:cs="Times New Roman"/>
                <w:sz w:val="24"/>
                <w:szCs w:val="24"/>
                <w:lang w:val="uz-Cyrl-UZ"/>
              </w:rPr>
              <w:t/>
            </w:r>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Pr>
                <w:rFonts w:ascii="Times New Roman" w:hAnsi="Times New Roman" w:cs="Times New Roman"/>
                <w:sz w:val="24"/>
                <w:szCs w:val="24"/>
              </w:rPr>
              <w:t/>
            </w:r>
            <w:proofErr w:type="spellEnd"/>
            <w:r w:rsidR="002A037D">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sidR="001F42E5">
              <w:rPr>
                <w:rFonts w:ascii="Times New Roman" w:hAnsi="Times New Roman" w:cs="Times New Roman"/>
                <w:sz w:val="24"/>
                <w:szCs w:val="24"/>
              </w:rPr>
              <w:t/>
            </w:r>
            <w:proofErr w:type="spellStart"/>
            <w:r w:rsidR="001F42E5">
              <w:rPr>
                <w:rFonts w:ascii="Times New Roman" w:hAnsi="Times New Roman" w:cs="Times New Roman"/>
                <w:sz w:val="24"/>
                <w:szCs w:val="24"/>
              </w:rPr>
              <w:t/>
            </w:r>
            <w:proofErr w:type="spellEnd"/>
            <w:r w:rsidR="001F42E5">
              <w:rPr>
                <w:rFonts w:ascii="Times New Roman" w:hAnsi="Times New Roman" w:cs="Times New Roman"/>
                <w:sz w:val="24"/>
                <w:szCs w:val="24"/>
              </w:rPr>
              <w:t xml:space="preserve"/>
            </w:r>
            <w:proofErr w:type="spellStart"/>
            <w:r w:rsidR="001F42E5">
              <w:rPr>
                <w:rFonts w:ascii="Times New Roman" w:hAnsi="Times New Roman" w:cs="Times New Roman"/>
                <w:sz w:val="24"/>
                <w:szCs w:val="24"/>
              </w:rPr>
              <w:t/>
            </w:r>
            <w:proofErr w:type="spellEnd"/>
            <w:r w:rsidR="001F42E5">
              <w:rPr>
                <w:rFonts w:ascii="Times New Roman" w:hAnsi="Times New Roman" w:cs="Times New Roman"/>
                <w:sz w:val="24"/>
                <w:szCs w:val="24"/>
              </w:rPr>
              <w:t xml:space="preserve"/>
            </w:r>
            <w:proofErr w:type="spellStart"/>
            <w:r w:rsidR="001F42E5">
              <w:rPr>
                <w:rFonts w:ascii="Times New Roman" w:hAnsi="Times New Roman" w:cs="Times New Roman"/>
                <w:sz w:val="24"/>
                <w:szCs w:val="24"/>
              </w:rPr>
              <w:t/>
            </w:r>
            <w:proofErr w:type="spellEnd"/>
            <w:r w:rsidR="001F42E5">
              <w:rPr>
                <w:rFonts w:ascii="Times New Roman" w:hAnsi="Times New Roman" w:cs="Times New Roman"/>
                <w:sz w:val="24"/>
                <w:szCs w:val="24"/>
              </w:rPr>
              <w:t xml:space="preserve"/>
            </w:r>
            <w:proofErr w:type="spellStart"/>
            <w:r w:rsidR="001F42E5">
              <w:rPr>
                <w:rFonts w:ascii="Times New Roman" w:hAnsi="Times New Roman" w:cs="Times New Roman"/>
                <w:sz w:val="24"/>
                <w:szCs w:val="24"/>
              </w:rPr>
              <w:t/>
            </w:r>
            <w:proofErr w:type="spellEnd"/>
            <w:r w:rsidR="001F42E5">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2A037D">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2A037D">
              <w:rPr>
                <w:rFonts w:ascii="Times New Roman" w:hAnsi="Times New Roman" w:cs="Times New Roman"/>
                <w:sz w:val="24"/>
                <w:szCs w:val="24"/>
                <w:lang w:val="uz-Cyrl-UZ"/>
              </w:rPr>
              <w:t/>
            </w:r>
          </w:p>
        </w:tc>
      </w:tr>
      <w:tr w:rsidR="005D2F44" w:rsidRPr="00E40489" ns2:paraId="5680C1C8" ns2:textId="77777777" w:rsidTr="006E37CD">
        <w:trPr>
          <w:trHeight w:val="60"/>
        </w:trPr>
        <w:tc>
          <w:tcPr>
            <w:tcW w:w="681" w:type="dxa"/>
            <w:shd w:val="clear" w:color="FFFFFF" w:fill="auto"/>
          </w:tcPr>
          <w:p ns2:paraId="5680C1C6"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10.5.</w:t>
            </w:r>
          </w:p>
        </w:tc>
        <w:tc>
          <w:tcPr>
            <w:tcW w:w="9937" w:type="dxa"/>
            <w:gridSpan w:val="8"/>
            <w:shd w:val="clear" w:color="FFFFFF" w:fill="auto"/>
            <w:vAlign w:val="bottom"/>
          </w:tcPr>
          <w:p ns2:paraId="5680C1C7" ns2:textId="65E04188" w:rsidR="005D2F44" w:rsidRPr="002110F4" w:rsidRDefault="00143958" w:rsidP="007D55E0">
            <w:pPr>
              <w:jc w:val="both"/>
              <w:rPr>
                <w:rFonts w:ascii="Times New Roman" w:hAnsi="Times New Roman" w:cs="Times New Roman"/>
                <w:sz w:val="24"/>
                <w:szCs w:val="24"/>
              </w:rPr>
            </w:pPr>
            <w:proofErr w:type="spellStart"/>
            <w:r w:rsidRPr="00143958">
              <w:rPr>
                <w:rFonts w:ascii="Times New Roman" w:hAnsi="Times New Roman" w:cs="Times New Roman"/>
                <w:sz w:val="24"/>
                <w:szCs w:val="24"/>
              </w:rPr>
              <w:t xml:space="preserve">Шартнома бўйича (ва ёки у билан боғлиқ) маълумотлар алмашинуви, агар шартномада бошқача тартиб назарда тутилган бўлмаса, томонлар томонидан телефон ва ёки факсимил ва ёки почта (шу жумладан электрон почта) алоқалари орқали амалга оширилади. Тамонлар тамонидан ёзма равишда узатилган барча маълумотлар юборилган ёки олинганлиги тўғрисида далиллар мавжуд бўлса, узатилган ҳисобланади. Факс ёки телефон орқали узатилган маълумотлар, агар керак бўлса (агар шартнома шартларида бошқача тартиб назарда тутилган бўлмаса) хабарни олган шахснинг вақти, исми ва лавозими кўрсатилган ҳолда хабарни олган томоннинг ёзма тасдиғини олгандан кейин узатилган ҳисобланади). Ёзма шаклда тузилган шартнома бўйича барча билдиришномалар хабарномани юборган томоннинг ваколатли вакили томонидан имзоланади, тегишли томонидан муҳрланади (агар мавжуд бўлса) ва ушбу шартноманинг 11-бўлимида кўрсатилган томонларнинг жойлашган жойларига юборилади. томонлар жойлашган жойи, ҳуқуқий ҳолати ва банк реквизитларидаги ҳар қандай ўзгаришлар тўғрисида бир-бирларини дарҳол ёзма равишда хабардор қилишлари, шунингдек молиявий ва бошқа мажбуриятлар бўйича ҳужжатларни имзолаш учун музокараларда ўз вакилларига рухсат берувчи ҳужжатларни (ишончномаларни) тақдим этишлари шарт.</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00927939">
              <w:rPr>
                <w:rFonts w:ascii="Times New Roman" w:hAnsi="Times New Roman" w:cs="Times New Roman"/>
                <w:sz w:val="24"/>
                <w:szCs w:val="24"/>
                <w:lang w:val="uz-Cyrl-UZ"/>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r w:rsidR="00927939">
              <w:rPr>
                <w:rFonts w:ascii="Times New Roman" w:hAnsi="Times New Roman" w:cs="Times New Roman"/>
                <w:sz w:val="24"/>
                <w:szCs w:val="24"/>
                <w:lang w:val="uz-Cyrl-UZ"/>
              </w:rPr>
              <w:t/>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00095E74">
              <w:rPr>
                <w:rFonts w:ascii="Times New Roman" w:hAnsi="Times New Roman" w:cs="Times New Roman"/>
                <w:sz w:val="24"/>
                <w:szCs w:val="24"/>
                <w:lang w:val="uz-Cyrl-UZ"/>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00095E74">
              <w:rPr>
                <w:rFonts w:ascii="Times New Roman" w:hAnsi="Times New Roman" w:cs="Times New Roman"/>
                <w:sz w:val="24"/>
                <w:szCs w:val="24"/>
                <w:lang w:val="uz-Cyrl-UZ"/>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r w:rsidR="00095E74">
              <w:rPr>
                <w:rFonts w:ascii="Times New Roman" w:hAnsi="Times New Roman" w:cs="Times New Roman"/>
                <w:sz w:val="24"/>
                <w:szCs w:val="24"/>
                <w:lang w:val="uz-Cyrl-UZ"/>
              </w:rPr>
              <w:t/>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w:r>
            <w:r w:rsidR="00927939">
              <w:rPr>
                <w:rFonts w:ascii="Times New Roman" w:hAnsi="Times New Roman" w:cs="Times New Roman"/>
                <w:sz w:val="24"/>
                <w:szCs w:val="24"/>
                <w:lang w:val="uz-Cyrl-UZ"/>
              </w:rPr>
              <w:t/>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r w:rsidR="007D55E0">
              <w:rPr>
                <w:rFonts w:ascii="Times New Roman" w:hAnsi="Times New Roman" w:cs="Times New Roman"/>
                <w:sz w:val="24"/>
                <w:szCs w:val="24"/>
                <w:lang w:val="uz-Cyrl-UZ"/>
              </w:rPr>
              <w:t/>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lastRenderedPageBreak/>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r w:rsidR="007D55E0">
              <w:rPr>
                <w:rFonts w:ascii="Times New Roman" w:hAnsi="Times New Roman" w:cs="Times New Roman"/>
                <w:sz w:val="24"/>
                <w:szCs w:val="24"/>
                <w:lang w:val="uz-Cyrl-UZ"/>
              </w:rPr>
              <w:t/>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r w:rsidR="007D55E0">
              <w:rPr>
                <w:rFonts w:ascii="Times New Roman" w:hAnsi="Times New Roman" w:cs="Times New Roman"/>
                <w:sz w:val="24"/>
                <w:szCs w:val="24"/>
                <w:lang w:val="uz-Cyrl-UZ"/>
              </w:rPr>
              <w:t/>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Pr>
                <w:rFonts w:ascii="Times New Roman" w:hAnsi="Times New Roman" w:cs="Times New Roman"/>
                <w:sz w:val="24"/>
                <w:szCs w:val="24"/>
              </w:rPr>
              <w:t xml:space="preserve"/>
            </w:r>
            <w:proofErr w:type="spellStart"/>
            <w:r>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r w:rsidR="007D55E0">
              <w:rPr>
                <w:rFonts w:ascii="Times New Roman" w:hAnsi="Times New Roman" w:cs="Times New Roman"/>
                <w:sz w:val="24"/>
                <w:szCs w:val="24"/>
                <w:lang w:val="uz-Cyrl-UZ"/>
              </w:rPr>
              <w:t/>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r w:rsidR="007D55E0">
              <w:rPr>
                <w:rFonts w:ascii="Times New Roman" w:hAnsi="Times New Roman" w:cs="Times New Roman"/>
                <w:sz w:val="24"/>
                <w:szCs w:val="24"/>
                <w:lang w:val="uz-Cyrl-UZ"/>
              </w:rPr>
              <w:t/>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r w:rsidR="007D55E0">
              <w:rPr>
                <w:rFonts w:ascii="Times New Roman" w:hAnsi="Times New Roman" w:cs="Times New Roman"/>
                <w:sz w:val="24"/>
                <w:szCs w:val="24"/>
                <w:lang w:val="uz-Cyrl-UZ"/>
              </w:rPr>
              <w:t/>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r w:rsidR="001F42E5">
              <w:rPr>
                <w:rFonts w:ascii="Times New Roman" w:hAnsi="Times New Roman" w:cs="Times New Roman"/>
                <w:sz w:val="24"/>
                <w:szCs w:val="24"/>
              </w:rPr>
              <w:t xml:space="preserve"/>
            </w:r>
            <w:proofErr w:type="spellStart"/>
            <w:r w:rsidR="001F42E5">
              <w:rPr>
                <w:rFonts w:ascii="Times New Roman" w:hAnsi="Times New Roman" w:cs="Times New Roman"/>
                <w:sz w:val="24"/>
                <w:szCs w:val="24"/>
              </w:rPr>
              <w:t/>
            </w:r>
            <w:proofErr w:type="spellEnd"/>
            <w:r w:rsidR="001F42E5">
              <w:rPr>
                <w:rFonts w:ascii="Times New Roman" w:hAnsi="Times New Roman" w:cs="Times New Roman"/>
                <w:sz w:val="24"/>
                <w:szCs w:val="24"/>
              </w:rPr>
              <w:t xml:space="preserve"/>
            </w:r>
            <w:proofErr w:type="spellStart"/>
            <w:r w:rsidR="001F42E5">
              <w:rPr>
                <w:rFonts w:ascii="Times New Roman" w:hAnsi="Times New Roman" w:cs="Times New Roman"/>
                <w:sz w:val="24"/>
                <w:szCs w:val="24"/>
              </w:rPr>
              <w:t/>
            </w:r>
            <w:proofErr w:type="spellEnd"/>
            <w:r w:rsidR="001F42E5">
              <w:rPr>
                <w:rFonts w:ascii="Times New Roman" w:hAnsi="Times New Roman" w:cs="Times New Roman"/>
                <w:sz w:val="24"/>
                <w:szCs w:val="24"/>
              </w:rPr>
              <w:t xml:space="preserve"/>
            </w:r>
            <w:proofErr w:type="spellStart"/>
            <w:r w:rsidR="001F42E5">
              <w:rPr>
                <w:rFonts w:ascii="Times New Roman" w:hAnsi="Times New Roman" w:cs="Times New Roman"/>
                <w:sz w:val="24"/>
                <w:szCs w:val="24"/>
              </w:rPr>
              <w:t/>
            </w:r>
            <w:proofErr w:type="spellEnd"/>
            <w:r w:rsidR="001F42E5">
              <w:rPr>
                <w:rFonts w:ascii="Times New Roman" w:hAnsi="Times New Roman" w:cs="Times New Roman"/>
                <w:sz w:val="24"/>
                <w:szCs w:val="24"/>
                <w:lang w:val="uz-Cyrl-UZ"/>
              </w:rPr>
              <w:t xml:space="preserve"/>
            </w:r>
            <w:r w:rsidR="007D55E0">
              <w:rPr>
                <w:rFonts w:ascii="Times New Roman" w:hAnsi="Times New Roman" w:cs="Times New Roman"/>
                <w:sz w:val="24"/>
                <w:szCs w:val="24"/>
                <w:lang w:val="uz-Cyrl-UZ"/>
              </w:rPr>
              <w:t/>
            </w:r>
            <w:r w:rsidR="001F42E5">
              <w:rPr>
                <w:rFonts w:ascii="Times New Roman" w:hAnsi="Times New Roman" w:cs="Times New Roman"/>
                <w:sz w:val="24"/>
                <w:szCs w:val="24"/>
                <w:lang w:val="uz-Cyrl-UZ"/>
              </w:rPr>
              <w:t/>
            </w:r>
            <w:r w:rsidR="001F42E5">
              <w:rPr>
                <w:rFonts w:ascii="Times New Roman" w:hAnsi="Times New Roman" w:cs="Times New Roman"/>
                <w:sz w:val="24"/>
                <w:szCs w:val="24"/>
              </w:rPr>
              <w:t xml:space="preserve"/>
            </w:r>
            <w:r w:rsidR="001F42E5">
              <w:rPr>
                <w:rFonts w:ascii="Times New Roman" w:hAnsi="Times New Roman" w:cs="Times New Roman"/>
                <w:sz w:val="24"/>
                <w:szCs w:val="24"/>
                <w:lang w:val="uz-Cyrl-UZ"/>
              </w:rPr>
              <w:t/>
            </w:r>
            <w:proofErr w:type="spellStart"/>
            <w:r w:rsidR="001F42E5">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r w:rsidR="007D55E0">
              <w:rPr>
                <w:rFonts w:ascii="Times New Roman" w:hAnsi="Times New Roman" w:cs="Times New Roman"/>
                <w:sz w:val="24"/>
                <w:szCs w:val="24"/>
                <w:lang w:val="uz-Cyrl-UZ"/>
              </w:rPr>
              <w:t/>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r w:rsidR="007D55E0">
              <w:rPr>
                <w:rFonts w:ascii="Times New Roman" w:hAnsi="Times New Roman" w:cs="Times New Roman"/>
                <w:sz w:val="24"/>
                <w:szCs w:val="24"/>
                <w:lang w:val="uz-Cyrl-UZ"/>
              </w:rPr>
              <w:t/>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r w:rsidR="001F42E5">
              <w:rPr>
                <w:rFonts w:ascii="Times New Roman" w:hAnsi="Times New Roman" w:cs="Times New Roman"/>
                <w:sz w:val="24"/>
                <w:szCs w:val="24"/>
              </w:rPr>
              <w:t/>
            </w:r>
            <w:proofErr w:type="spellEnd"/>
            <w:r w:rsidR="001F42E5">
              <w:rPr>
                <w:rFonts w:ascii="Times New Roman" w:hAnsi="Times New Roman" w:cs="Times New Roman"/>
                <w:sz w:val="24"/>
                <w:szCs w:val="24"/>
              </w:rPr>
              <w:t xml:space="preserve"/>
            </w:r>
            <w:proofErr w:type="spellStart"/>
            <w:r w:rsidR="001F42E5">
              <w:rPr>
                <w:rFonts w:ascii="Times New Roman" w:hAnsi="Times New Roman" w:cs="Times New Roman"/>
                <w:sz w:val="24"/>
                <w:szCs w:val="24"/>
              </w:rPr>
              <w:t/>
            </w:r>
            <w:proofErr w:type="spellEnd"/>
            <w:r w:rsidR="001F42E5">
              <w:rPr>
                <w:rFonts w:ascii="Times New Roman" w:hAnsi="Times New Roman" w:cs="Times New Roman"/>
                <w:sz w:val="24"/>
                <w:szCs w:val="24"/>
              </w:rPr>
              <w:t xml:space="preserve"/>
            </w:r>
            <w:proofErr w:type="spellStart"/>
            <w:r w:rsidR="001F42E5">
              <w:rPr>
                <w:rFonts w:ascii="Times New Roman" w:hAnsi="Times New Roman" w:cs="Times New Roman"/>
                <w:sz w:val="24"/>
                <w:szCs w:val="24"/>
              </w:rPr>
              <w:t/>
            </w:r>
            <w:proofErr w:type="spellEnd"/>
            <w:r w:rsidR="001F42E5">
              <w:rPr>
                <w:rFonts w:ascii="Times New Roman" w:hAnsi="Times New Roman" w:cs="Times New Roman"/>
                <w:sz w:val="24"/>
                <w:szCs w:val="24"/>
              </w:rPr>
              <w:t xml:space="preserve"/>
            </w:r>
            <w:proofErr w:type="spellStart"/>
            <w:r w:rsidR="001F42E5">
              <w:rPr>
                <w:rFonts w:ascii="Times New Roman" w:hAnsi="Times New Roman" w:cs="Times New Roman"/>
                <w:sz w:val="24"/>
                <w:szCs w:val="24"/>
              </w:rPr>
              <w:t/>
            </w:r>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w:r>
          </w:p>
        </w:tc>
      </w:tr>
      <w:tr w:rsidR="005D2F44" w:rsidRPr="00E40489" ns2:paraId="5680C1CB" ns2:textId="77777777" w:rsidTr="006E37CD">
        <w:trPr>
          <w:trHeight w:val="60"/>
        </w:trPr>
        <w:tc>
          <w:tcPr>
            <w:tcW w:w="681" w:type="dxa"/>
            <w:shd w:val="clear" w:color="FFFFFF" w:fill="auto"/>
          </w:tcPr>
          <w:p ns2:paraId="5680C1C9"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lastRenderedPageBreak/>
              <w:t xml:space="preserve">10.6.</w:t>
            </w:r>
          </w:p>
        </w:tc>
        <w:tc>
          <w:tcPr>
            <w:tcW w:w="9937" w:type="dxa"/>
            <w:gridSpan w:val="8"/>
            <w:shd w:val="clear" w:color="FFFFFF" w:fill="auto"/>
            <w:vAlign w:val="bottom"/>
          </w:tcPr>
          <w:p ns2:paraId="5680C1CA" ns2:textId="478D1F10" w:rsidR="005D2F44" w:rsidRPr="002110F4" w:rsidRDefault="00143958" w:rsidP="007D55E0">
            <w:pPr>
              <w:jc w:val="both"/>
              <w:rPr>
                <w:rFonts w:ascii="Times New Roman" w:hAnsi="Times New Roman" w:cs="Times New Roman"/>
                <w:sz w:val="24"/>
                <w:szCs w:val="24"/>
              </w:rPr>
            </w:pPr>
            <w:proofErr w:type="spellStart"/>
            <w:r w:rsidRPr="00143958">
              <w:rPr>
                <w:rFonts w:ascii="Times New Roman" w:hAnsi="Times New Roman" w:cs="Times New Roman"/>
                <w:sz w:val="24"/>
                <w:szCs w:val="24"/>
              </w:rPr>
              <w:t xml:space="preserve">Томонлардан бирининг Шартнома бўйича ҳуқуқ ва ёки мажбуриятларини учинчи шахсга бошқа томоннинг ёзма розилигисиз ўтказишига йўл қўйилмайди.</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007D55E0">
              <w:rPr>
                <w:rFonts w:ascii="Times New Roman" w:hAnsi="Times New Roman" w:cs="Times New Roman"/>
                <w:sz w:val="24"/>
                <w:szCs w:val="24"/>
                <w:lang w:val="uz-Cyrl-UZ"/>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Pr>
                <w:rFonts w:ascii="Times New Roman" w:hAnsi="Times New Roman" w:cs="Times New Roman"/>
                <w:sz w:val="24"/>
                <w:szCs w:val="24"/>
                <w:lang w:val="uz-Cyrl-UZ"/>
              </w:rPr>
              <w:t xml:space="preserve"/>
            </w:r>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r w:rsidR="007D55E0">
              <w:rPr>
                <w:rFonts w:ascii="Times New Roman" w:hAnsi="Times New Roman" w:cs="Times New Roman"/>
                <w:sz w:val="24"/>
                <w:szCs w:val="24"/>
                <w:lang w:val="uz-Cyrl-UZ"/>
              </w:rPr>
              <w:t/>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xml:space="preserve"/>
            </w:r>
            <w:proofErr w:type="spellStart"/>
            <w:r w:rsidRPr="00143958">
              <w:rPr>
                <w:rFonts w:ascii="Times New Roman" w:hAnsi="Times New Roman" w:cs="Times New Roman"/>
                <w:sz w:val="24"/>
                <w:szCs w:val="24"/>
              </w:rPr>
              <w:t/>
            </w:r>
            <w:proofErr w:type="spellEnd"/>
            <w:r w:rsidRPr="00143958">
              <w:rPr>
                <w:rFonts w:ascii="Times New Roman" w:hAnsi="Times New Roman" w:cs="Times New Roman"/>
                <w:sz w:val="24"/>
                <w:szCs w:val="24"/>
              </w:rPr>
              <w:t/>
            </w:r>
          </w:p>
        </w:tc>
      </w:tr>
      <w:tr w:rsidR="005D2F44" w:rsidRPr="00E40489" ns2:paraId="5680C1CE" ns2:textId="77777777" w:rsidTr="006E37CD">
        <w:trPr>
          <w:trHeight w:val="60"/>
        </w:trPr>
        <w:tc>
          <w:tcPr>
            <w:tcW w:w="681" w:type="dxa"/>
            <w:shd w:val="clear" w:color="FFFFFF" w:fill="auto"/>
          </w:tcPr>
          <w:p ns2:paraId="5680C1CC"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10.7.</w:t>
            </w:r>
          </w:p>
        </w:tc>
        <w:tc>
          <w:tcPr>
            <w:tcW w:w="9937" w:type="dxa"/>
            <w:gridSpan w:val="8"/>
            <w:shd w:val="clear" w:color="FFFFFF" w:fill="auto"/>
            <w:vAlign w:val="bottom"/>
          </w:tcPr>
          <w:p ns2:paraId="5680C1CD" ns2:textId="497874A1" w:rsidR="005D2F44" w:rsidRPr="002110F4" w:rsidRDefault="002B2D01" w:rsidP="002B2D01">
            <w:pPr>
              <w:jc w:val="both"/>
              <w:rPr>
                <w:rFonts w:ascii="Times New Roman" w:hAnsi="Times New Roman" w:cs="Times New Roman"/>
                <w:sz w:val="24"/>
                <w:szCs w:val="24"/>
              </w:rPr>
            </w:pPr>
            <w:r>
              <w:rPr>
                <w:rFonts w:ascii="Times New Roman" w:hAnsi="Times New Roman" w:cs="Times New Roman"/>
                <w:sz w:val="24"/>
                <w:szCs w:val="24"/>
                <w:lang w:val="uz-Cyrl-UZ"/>
              </w:rPr>
              <w:t xml:space="preserve">Ушбу шартнома билан тартибга солинмаган бошқа муносабатлар Ўзбекистон Республикасининг амалдаги қонунчилигига муфовиқ амалга оширилади.</w:t>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r>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sidR="0038112A" w:rsidRPr="002110F4">
              <w:rPr>
                <w:rFonts w:ascii="Times New Roman" w:hAnsi="Times New Roman" w:cs="Times New Roman"/>
                <w:sz w:val="24"/>
                <w:szCs w:val="24"/>
              </w:rPr>
              <w:t xml:space="preserve"/>
            </w:r>
            <w:proofErr w:type="spellStart"/>
            <w:r w:rsidR="0038112A" w:rsidRPr="002110F4">
              <w:rPr>
                <w:rFonts w:ascii="Times New Roman" w:hAnsi="Times New Roman" w:cs="Times New Roman"/>
                <w:sz w:val="24"/>
                <w:szCs w:val="24"/>
              </w:rPr>
              <w:t/>
            </w:r>
            <w:proofErr w:type="spellEnd"/>
            <w:r>
              <w:rPr>
                <w:rFonts w:ascii="Times New Roman" w:hAnsi="Times New Roman" w:cs="Times New Roman"/>
                <w:sz w:val="24"/>
                <w:szCs w:val="24"/>
                <w:lang w:val="uz-Cyrl-UZ"/>
              </w:rPr>
              <w:t xml:space="preserve"/>
            </w:r>
            <w:proofErr w:type="spellStart"/>
            <w:r w:rsidR="0038112A" w:rsidRPr="002110F4">
              <w:rPr>
                <w:rFonts w:ascii="Times New Roman" w:hAnsi="Times New Roman" w:cs="Times New Roman"/>
                <w:sz w:val="24"/>
                <w:szCs w:val="24"/>
              </w:rPr>
              <w:t/>
            </w:r>
            <w:proofErr w:type="spellEnd"/>
            <w:r>
              <w:rPr>
                <w:rFonts w:ascii="Times New Roman" w:hAnsi="Times New Roman" w:cs="Times New Roman"/>
                <w:sz w:val="24"/>
                <w:szCs w:val="24"/>
                <w:lang w:val="uz-Cyrl-UZ"/>
              </w:rPr>
              <w:t/>
            </w:r>
            <w:r w:rsidR="0038112A" w:rsidRPr="002110F4">
              <w:rPr>
                <w:rFonts w:ascii="Times New Roman" w:hAnsi="Times New Roman" w:cs="Times New Roman"/>
                <w:sz w:val="24"/>
                <w:szCs w:val="24"/>
              </w:rPr>
              <w:t/>
            </w:r>
          </w:p>
        </w:tc>
      </w:tr>
      <w:tr w:rsidR="005D2F44" w:rsidRPr="00E40489" ns2:paraId="5680C1D1" ns2:textId="77777777" w:rsidTr="006E37CD">
        <w:trPr>
          <w:trHeight w:val="60"/>
        </w:trPr>
        <w:tc>
          <w:tcPr>
            <w:tcW w:w="681" w:type="dxa"/>
            <w:shd w:val="clear" w:color="FFFFFF" w:fill="auto"/>
          </w:tcPr>
          <w:p ns2:paraId="5680C1CF" ns2:textId="77777777"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10.8.</w:t>
            </w:r>
          </w:p>
        </w:tc>
        <w:tc>
          <w:tcPr>
            <w:tcW w:w="9937" w:type="dxa"/>
            <w:gridSpan w:val="8"/>
            <w:shd w:val="clear" w:color="FFFFFF" w:fill="auto"/>
            <w:vAlign w:val="bottom"/>
          </w:tcPr>
          <w:p ns2:paraId="5680C1D0" ns2:textId="35D6E3E2" w:rsidR="005D2F44" w:rsidRPr="002110F4" w:rsidRDefault="0038112A">
            <w:pPr>
              <w:jc w:val="both"/>
              <w:rPr>
                <w:rFonts w:ascii="Times New Roman" w:hAnsi="Times New Roman" w:cs="Times New Roman"/>
                <w:sz w:val="24"/>
                <w:szCs w:val="24"/>
              </w:rPr>
            </w:pPr>
            <w:r w:rsidRPr="002110F4">
              <w:rPr>
                <w:rFonts w:ascii="Times New Roman" w:hAnsi="Times New Roman" w:cs="Times New Roman"/>
                <w:sz w:val="24"/>
                <w:szCs w:val="24"/>
              </w:rPr>
              <w:t xml:space="preserve">Ушбу шартнома тенг юридик кучга эга бўлган икки нусхада, томонларнинг ҳар бири учун бир нусхада тузилган.</w:t>
            </w:r>
            <w:r w:rsidR="00143958">
              <w:rPr>
                <w:rFonts w:ascii="Times New Roman" w:hAnsi="Times New Roman" w:cs="Times New Roman"/>
                <w:sz w:val="24"/>
                <w:szCs w:val="24"/>
              </w:rPr>
              <w:t xml:space="preserve"/>
            </w:r>
            <w:proofErr w:type="spellStart"/>
            <w:r w:rsidR="00143958">
              <w:rPr>
                <w:rFonts w:ascii="Times New Roman" w:hAnsi="Times New Roman" w:cs="Times New Roman"/>
                <w:sz w:val="24"/>
                <w:szCs w:val="24"/>
              </w:rPr>
              <w:t/>
            </w:r>
            <w:proofErr w:type="spellEnd"/>
            <w:r w:rsidR="00143958">
              <w:rPr>
                <w:rFonts w:ascii="Times New Roman" w:hAnsi="Times New Roman" w:cs="Times New Roman"/>
                <w:sz w:val="24"/>
                <w:szCs w:val="24"/>
              </w:rPr>
              <w:t xml:space="preserve"/>
            </w:r>
            <w:proofErr w:type="spellStart"/>
            <w:r w:rsidR="00143958">
              <w:rPr>
                <w:rFonts w:ascii="Times New Roman" w:hAnsi="Times New Roman" w:cs="Times New Roman"/>
                <w:sz w:val="24"/>
                <w:szCs w:val="24"/>
              </w:rPr>
              <w:t/>
            </w:r>
            <w:proofErr w:type="spellEnd"/>
            <w:r w:rsidR="00143958">
              <w:rPr>
                <w:rFonts w:ascii="Times New Roman" w:hAnsi="Times New Roman" w:cs="Times New Roman"/>
                <w:sz w:val="24"/>
                <w:szCs w:val="24"/>
              </w:rPr>
              <w:t xml:space="preserve"/>
            </w:r>
            <w:proofErr w:type="spellStart"/>
            <w:r w:rsidR="00143958">
              <w:rPr>
                <w:rFonts w:ascii="Times New Roman" w:hAnsi="Times New Roman" w:cs="Times New Roman"/>
                <w:sz w:val="24"/>
                <w:szCs w:val="24"/>
              </w:rPr>
              <w:t/>
            </w:r>
            <w:proofErr w:type="spellEnd"/>
            <w:r w:rsidR="00143958">
              <w:rPr>
                <w:rFonts w:ascii="Times New Roman" w:hAnsi="Times New Roman" w:cs="Times New Roman"/>
                <w:sz w:val="24"/>
                <w:szCs w:val="24"/>
              </w:rPr>
              <w:t xml:space="preserve"/>
            </w:r>
            <w:proofErr w:type="spellStart"/>
            <w:r w:rsidR="00143958">
              <w:rPr>
                <w:rFonts w:ascii="Times New Roman" w:hAnsi="Times New Roman" w:cs="Times New Roman"/>
                <w:sz w:val="24"/>
                <w:szCs w:val="24"/>
              </w:rPr>
              <w:t/>
            </w:r>
            <w:proofErr w:type="spellEnd"/>
            <w:r w:rsidR="00143958">
              <w:rPr>
                <w:rFonts w:ascii="Times New Roman" w:hAnsi="Times New Roman" w:cs="Times New Roman"/>
                <w:sz w:val="24"/>
                <w:szCs w:val="24"/>
              </w:rPr>
              <w:t xml:space="preserve"/>
            </w:r>
            <w:proofErr w:type="spellStart"/>
            <w:r w:rsidR="00143958">
              <w:rPr>
                <w:rFonts w:ascii="Times New Roman" w:hAnsi="Times New Roman" w:cs="Times New Roman"/>
                <w:sz w:val="24"/>
                <w:szCs w:val="24"/>
              </w:rPr>
              <w:t/>
            </w:r>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Pr="002110F4">
              <w:rPr>
                <w:rFonts w:ascii="Times New Roman" w:hAnsi="Times New Roman" w:cs="Times New Roman"/>
                <w:sz w:val="24"/>
                <w:szCs w:val="24"/>
              </w:rPr>
              <w:t/>
            </w:r>
            <w:proofErr w:type="spellEnd"/>
            <w:r w:rsidRPr="002110F4">
              <w:rPr>
                <w:rFonts w:ascii="Times New Roman" w:hAnsi="Times New Roman" w:cs="Times New Roman"/>
                <w:sz w:val="24"/>
                <w:szCs w:val="24"/>
              </w:rPr>
              <w:t xml:space="preserve"/>
            </w:r>
            <w:proofErr w:type="spellStart"/>
            <w:r w:rsidR="00625D4B">
              <w:rPr>
                <w:rFonts w:ascii="Times New Roman" w:hAnsi="Times New Roman" w:cs="Times New Roman"/>
                <w:sz w:val="24"/>
                <w:szCs w:val="24"/>
              </w:rPr>
              <w:t/>
            </w:r>
            <w:proofErr w:type="spellEnd"/>
            <w:r w:rsidR="00625D4B">
              <w:rPr>
                <w:rFonts w:ascii="Times New Roman" w:hAnsi="Times New Roman" w:cs="Times New Roman"/>
                <w:sz w:val="24"/>
                <w:szCs w:val="24"/>
              </w:rPr>
              <w:t xml:space="preserve"/>
            </w:r>
            <w:proofErr w:type="spellStart"/>
            <w:r w:rsidR="00625D4B">
              <w:rPr>
                <w:rFonts w:ascii="Times New Roman" w:hAnsi="Times New Roman" w:cs="Times New Roman"/>
                <w:sz w:val="24"/>
                <w:szCs w:val="24"/>
              </w:rPr>
              <w:t/>
            </w:r>
            <w:proofErr w:type="spellEnd"/>
            <w:r w:rsidR="00625D4B">
              <w:rPr>
                <w:rFonts w:ascii="Times New Roman" w:hAnsi="Times New Roman" w:cs="Times New Roman"/>
                <w:sz w:val="24"/>
                <w:szCs w:val="24"/>
              </w:rPr>
              <w:t xml:space="preserve"/>
            </w:r>
            <w:r w:rsidR="00625D4B">
              <w:rPr>
                <w:rFonts w:ascii="Times New Roman" w:hAnsi="Times New Roman" w:cs="Times New Roman"/>
                <w:sz w:val="24"/>
                <w:szCs w:val="24"/>
                <w:lang w:val="uz-Cyrl-UZ"/>
              </w:rPr>
              <w:t/>
            </w:r>
            <w:r w:rsidR="00143958">
              <w:rPr>
                <w:rFonts w:ascii="Times New Roman" w:hAnsi="Times New Roman" w:cs="Times New Roman"/>
                <w:sz w:val="24"/>
                <w:szCs w:val="24"/>
              </w:rPr>
              <w:t xml:space="preserve"/>
            </w:r>
            <w:proofErr w:type="spellStart"/>
            <w:r w:rsidR="00143958">
              <w:rPr>
                <w:rFonts w:ascii="Times New Roman" w:hAnsi="Times New Roman" w:cs="Times New Roman"/>
                <w:sz w:val="24"/>
                <w:szCs w:val="24"/>
              </w:rPr>
              <w:t/>
            </w:r>
            <w:proofErr w:type="spellEnd"/>
            <w:r w:rsidR="00143958">
              <w:rPr>
                <w:rFonts w:ascii="Times New Roman" w:hAnsi="Times New Roman" w:cs="Times New Roman"/>
                <w:sz w:val="24"/>
                <w:szCs w:val="24"/>
              </w:rPr>
              <w:t xml:space="preserve"/>
            </w:r>
            <w:proofErr w:type="spellStart"/>
            <w:r w:rsidR="00143958">
              <w:rPr>
                <w:rFonts w:ascii="Times New Roman" w:hAnsi="Times New Roman" w:cs="Times New Roman"/>
                <w:sz w:val="24"/>
                <w:szCs w:val="24"/>
              </w:rPr>
              <w:t/>
            </w:r>
            <w:proofErr w:type="spellEnd"/>
            <w:r w:rsidRPr="002110F4">
              <w:rPr>
                <w:rFonts w:ascii="Times New Roman" w:hAnsi="Times New Roman" w:cs="Times New Roman"/>
                <w:sz w:val="24"/>
                <w:szCs w:val="24"/>
              </w:rPr>
              <w:t/>
            </w:r>
          </w:p>
        </w:tc>
      </w:tr>
      <w:tr w:rsidR="005D2F44" w:rsidRPr="00E40489" ns2:paraId="5680C1DB" ns2:textId="77777777" w:rsidTr="006E37CD">
        <w:trPr>
          <w:trHeight w:val="60"/>
        </w:trPr>
        <w:tc>
          <w:tcPr>
            <w:tcW w:w="681" w:type="dxa"/>
            <w:shd w:val="clear" w:color="FFFFFF" w:fill="auto"/>
            <w:vAlign w:val="bottom"/>
          </w:tcPr>
          <w:p ns2:paraId="5680C1D2" ns2:textId="77777777" w:rsidR="005D2F44" w:rsidRPr="00E40489" w:rsidRDefault="005D2F44">
            <w:pPr>
              <w:jc w:val="both"/>
              <w:rPr>
                <w:rFonts w:ascii="Times New Roman" w:hAnsi="Times New Roman" w:cs="Times New Roman"/>
                <w:sz w:val="22"/>
              </w:rPr>
            </w:pPr>
          </w:p>
        </w:tc>
        <w:tc>
          <w:tcPr>
            <w:tcW w:w="1209" w:type="dxa"/>
            <w:shd w:val="clear" w:color="FFFFFF" w:fill="auto"/>
            <w:vAlign w:val="bottom"/>
          </w:tcPr>
          <w:p ns2:paraId="5680C1D3" ns2:textId="77777777" w:rsidR="005D2F44" w:rsidRPr="00E40489" w:rsidRDefault="005D2F44">
            <w:pPr>
              <w:jc w:val="both"/>
              <w:rPr>
                <w:rFonts w:ascii="Times New Roman" w:hAnsi="Times New Roman" w:cs="Times New Roman"/>
                <w:sz w:val="22"/>
              </w:rPr>
            </w:pPr>
          </w:p>
        </w:tc>
        <w:tc>
          <w:tcPr>
            <w:tcW w:w="945" w:type="dxa"/>
            <w:shd w:val="clear" w:color="FFFFFF" w:fill="auto"/>
            <w:vAlign w:val="bottom"/>
          </w:tcPr>
          <w:p ns2:paraId="5680C1D4" ns2:textId="77777777" w:rsidR="005D2F44" w:rsidRPr="00E40489" w:rsidRDefault="005D2F44">
            <w:pPr>
              <w:jc w:val="both"/>
              <w:rPr>
                <w:rFonts w:ascii="Times New Roman" w:hAnsi="Times New Roman" w:cs="Times New Roman"/>
                <w:sz w:val="22"/>
              </w:rPr>
            </w:pPr>
          </w:p>
        </w:tc>
        <w:tc>
          <w:tcPr>
            <w:tcW w:w="945" w:type="dxa"/>
            <w:shd w:val="clear" w:color="FFFFFF" w:fill="auto"/>
            <w:vAlign w:val="bottom"/>
          </w:tcPr>
          <w:p ns2:paraId="5680C1D5" ns2:textId="77777777" w:rsidR="005D2F44" w:rsidRPr="00E40489" w:rsidRDefault="005D2F44">
            <w:pPr>
              <w:jc w:val="both"/>
              <w:rPr>
                <w:rFonts w:ascii="Times New Roman" w:hAnsi="Times New Roman" w:cs="Times New Roman"/>
                <w:sz w:val="22"/>
              </w:rPr>
            </w:pPr>
          </w:p>
        </w:tc>
        <w:tc>
          <w:tcPr>
            <w:tcW w:w="945" w:type="dxa"/>
            <w:shd w:val="clear" w:color="FFFFFF" w:fill="auto"/>
            <w:vAlign w:val="bottom"/>
          </w:tcPr>
          <w:p ns2:paraId="5680C1D6" ns2:textId="77777777" w:rsidR="005D2F44" w:rsidRPr="00E40489" w:rsidRDefault="005D2F44">
            <w:pPr>
              <w:jc w:val="both"/>
              <w:rPr>
                <w:rFonts w:ascii="Times New Roman" w:hAnsi="Times New Roman" w:cs="Times New Roman"/>
                <w:sz w:val="22"/>
              </w:rPr>
            </w:pPr>
          </w:p>
        </w:tc>
        <w:tc>
          <w:tcPr>
            <w:tcW w:w="945" w:type="dxa"/>
            <w:shd w:val="clear" w:color="FFFFFF" w:fill="auto"/>
            <w:vAlign w:val="bottom"/>
          </w:tcPr>
          <w:p ns2:paraId="5680C1D7" ns2:textId="77777777" w:rsidR="005D2F44" w:rsidRPr="00E40489" w:rsidRDefault="005D2F44">
            <w:pPr>
              <w:jc w:val="both"/>
              <w:rPr>
                <w:rFonts w:ascii="Times New Roman" w:hAnsi="Times New Roman" w:cs="Times New Roman"/>
                <w:sz w:val="22"/>
              </w:rPr>
            </w:pPr>
          </w:p>
        </w:tc>
        <w:tc>
          <w:tcPr>
            <w:tcW w:w="945" w:type="dxa"/>
            <w:shd w:val="clear" w:color="FFFFFF" w:fill="auto"/>
            <w:vAlign w:val="bottom"/>
          </w:tcPr>
          <w:p ns2:paraId="5680C1D8" ns2:textId="77777777" w:rsidR="005D2F44" w:rsidRPr="00E40489" w:rsidRDefault="005D2F44">
            <w:pPr>
              <w:jc w:val="both"/>
              <w:rPr>
                <w:rFonts w:ascii="Times New Roman" w:hAnsi="Times New Roman" w:cs="Times New Roman"/>
                <w:sz w:val="22"/>
              </w:rPr>
            </w:pPr>
          </w:p>
        </w:tc>
        <w:tc>
          <w:tcPr>
            <w:tcW w:w="945" w:type="dxa"/>
            <w:shd w:val="clear" w:color="FFFFFF" w:fill="auto"/>
            <w:vAlign w:val="bottom"/>
          </w:tcPr>
          <w:p ns2:paraId="5680C1D9" ns2:textId="77777777" w:rsidR="005D2F44" w:rsidRPr="00E40489" w:rsidRDefault="005D2F44">
            <w:pPr>
              <w:jc w:val="both"/>
              <w:rPr>
                <w:rFonts w:ascii="Times New Roman" w:hAnsi="Times New Roman" w:cs="Times New Roman"/>
                <w:sz w:val="22"/>
              </w:rPr>
            </w:pPr>
          </w:p>
        </w:tc>
        <w:tc>
          <w:tcPr>
            <w:tcW w:w="3058" w:type="dxa"/>
            <w:shd w:val="clear" w:color="FFFFFF" w:fill="auto"/>
            <w:vAlign w:val="bottom"/>
          </w:tcPr>
          <w:p ns2:paraId="5680C1DA" ns2:textId="77777777" w:rsidR="005D2F44" w:rsidRPr="00E40489" w:rsidRDefault="005D2F44">
            <w:pPr>
              <w:jc w:val="both"/>
              <w:rPr>
                <w:rFonts w:ascii="Times New Roman" w:hAnsi="Times New Roman" w:cs="Times New Roman"/>
                <w:sz w:val="22"/>
              </w:rPr>
            </w:pPr>
          </w:p>
        </w:tc>
      </w:tr>
      <w:tr w:rsidR="005D2F44" w:rsidRPr="00E40489" ns2:paraId="5680C1DF" ns2:textId="77777777" w:rsidTr="006E37CD">
        <w:trPr>
          <w:trHeight w:val="60"/>
        </w:trPr>
        <w:tc>
          <w:tcPr>
            <w:tcW w:w="681" w:type="dxa"/>
            <w:shd w:val="clear" w:color="FFFFFF" w:fill="auto"/>
            <w:vAlign w:val="bottom"/>
          </w:tcPr>
          <w:p ns2:paraId="5680C1DD" ns2:textId="78D10DBF" w:rsidR="005D2F44" w:rsidRPr="00E40489" w:rsidRDefault="0038112A">
            <w:pPr>
              <w:jc w:val="both"/>
              <w:rPr>
                <w:rFonts w:ascii="Times New Roman" w:hAnsi="Times New Roman" w:cs="Times New Roman"/>
                <w:sz w:val="22"/>
              </w:rPr>
            </w:pPr>
            <w:r w:rsidRPr="00E40489">
              <w:rPr>
                <w:rFonts w:ascii="Times New Roman" w:hAnsi="Times New Roman" w:cs="Times New Roman"/>
                <w:sz w:val="22"/>
              </w:rPr>
              <w:br w:type="page"/>
            </w:r>
          </w:p>
        </w:tc>
        <w:tc>
          <w:tcPr>
            <w:tcW w:w="9937" w:type="dxa"/>
            <w:gridSpan w:val="8"/>
            <w:shd w:val="clear" w:color="FFFFFF" w:fill="auto"/>
            <w:vAlign w:val="bottom"/>
          </w:tcPr>
          <w:p ns2:paraId="112E6682" ns2:textId="77777777" w:rsidR="005D2F44" w:rsidRDefault="0038112A">
            <w:pPr>
              <w:jc w:val="center"/>
              <w:rPr>
                <w:rFonts w:ascii="Times New Roman" w:hAnsi="Times New Roman" w:cs="Times New Roman"/>
                <w:b/>
                <w:sz w:val="22"/>
              </w:rPr>
            </w:pPr>
            <w:r w:rsidRPr="00E40489">
              <w:rPr>
                <w:rFonts w:ascii="Times New Roman" w:hAnsi="Times New Roman" w:cs="Times New Roman"/>
                <w:b/>
                <w:sz w:val="22"/>
              </w:rPr>
              <w:t xml:space="preserve">11. ТОМОНЛАРНИНГ ЖОЙЛАШУВИ, БАНК МАЪЛУМОТЛАРИ ВА ИМЗОЛАРИ</w:t>
            </w:r>
          </w:p>
          <w:p ns2:paraId="17B2FCAF" ns2:textId="47885EF3" w:rsidR="00932358" w:rsidDel="00E318D1" w:rsidRDefault="00932358">
            <w:pPr>
              <w:jc w:val="center"/>
              <w:rPr>
                <w:del w:id="41" w:author="Davron Yakubov" w:date="2024-01-14T11:38:00Z"/>
                <w:rFonts w:ascii="Times New Roman" w:hAnsi="Times New Roman" w:cs="Times New Roman"/>
                <w:b/>
                <w:sz w:val="22"/>
              </w:rPr>
            </w:pPr>
          </w:p>
          <w:p ns2:paraId="5680C1DE" ns2:textId="05228E7C" w:rsidR="00932358" w:rsidRPr="00E40489" w:rsidRDefault="00932358" w:rsidP="00932358">
            <w:pPr>
              <w:jc w:val="both"/>
              <w:rPr>
                <w:rFonts w:ascii="Times New Roman" w:hAnsi="Times New Roman" w:cs="Times New Roman"/>
                <w:b/>
                <w:sz w:val="22"/>
              </w:rPr>
            </w:pPr>
          </w:p>
        </w:tc>
      </w:tr>
    </w:tbl>
    <w:tbl>
      <w:tblPr>
        <w:tblStyle w:val="ac"/>
        <w:tblW w:w="9779" w:type="dxa"/>
        <w:tblInd w:w="846" w:type="dxa"/>
        <w:tblLook w:val="04A0" w:firstRow="1" w:lastRow="0" w:firstColumn="1" w:lastColumn="0" w:noHBand="0" w:noVBand="1"/>
      </w:tblPr>
      <w:tblGrid>
        <w:gridCol w:w="4678"/>
        <w:gridCol w:w="425"/>
        <w:gridCol w:w="4676"/>
      </w:tblGrid>
      <w:tr w:rsidR="00465FDD" w:rsidRPr="00DF2A57" ns2:paraId="03823CBA" ns2:textId="77777777" w:rsidTr="00036558">
        <w:trPr>
          <w:trHeight w:val="425"/>
          <w:ins w:id="42" w:author="Davron Yakubov" w:date="2024-01-14T11:37:00Z"/>
        </w:trPr>
        <w:tc>
          <w:tcPr>
            <w:tcW w:w="4678" w:type="dxa"/>
          </w:tcPr>
          <w:p ns2:paraId="5577F053" ns2:textId="215E35DE" w:rsidR="00465FDD" w:rsidRPr="00DF2A57" w:rsidRDefault="003F39AD" w:rsidP="00465FDD">
            <w:pPr>
              <w:autoSpaceDE w:val="0"/>
              <w:autoSpaceDN w:val="0"/>
              <w:adjustRightInd w:val="0"/>
              <w:spacing w:after="0" w:line="360" w:lineRule="auto"/>
              <w:jc w:val="center"/>
              <w:rPr>
                <w:rFonts w:ascii="Times New Roman" w:hAnsi="Times New Roman" w:cs="Times New Roman"/>
                <w:b/>
                <w:bCs/>
                <w:noProof/>
                <w:sz w:val="24"/>
              </w:rPr>
            </w:pPr>
            <w:r w:rsidRPr="00DF2A57">
              <w:rPr>
                <w:rFonts w:ascii="Times New Roman" w:hAnsi="Times New Roman" w:cs="Times New Roman"/>
                <w:b/>
                <w:bCs/>
                <w:noProof/>
                <w:sz w:val="24"/>
              </w:rPr>
              <w:t xml:space="preserve">БУЮРТМАЧИ</w:t>
            </w:r>
          </w:p>
        </w:tc>
        <w:tc>
          <w:tcPr>
            <w:tcW w:w="425" w:type="dxa"/>
          </w:tcPr>
          <w:p ns2:paraId="0130BA2D" ns2:textId="77777777" w:rsidR="00465FDD" w:rsidRPr="00DF2A57" w:rsidRDefault="00465FDD" w:rsidP="00465FDD">
            <w:pPr>
              <w:autoSpaceDE w:val="0"/>
              <w:autoSpaceDN w:val="0"/>
              <w:adjustRightInd w:val="0"/>
              <w:spacing w:after="0" w:line="360" w:lineRule="auto"/>
              <w:jc w:val="center"/>
              <w:rPr>
                <w:ins w:id="43" w:author="Davron Yakubov" w:date="2024-01-14T11:37:00Z"/>
                <w:rFonts w:ascii="Times New Roman" w:hAnsi="Times New Roman" w:cs="Times New Roman"/>
                <w:b/>
                <w:bCs/>
                <w:noProof/>
                <w:sz w:val="24"/>
              </w:rPr>
            </w:pPr>
          </w:p>
        </w:tc>
        <w:tc>
          <w:tcPr>
            <w:tcW w:w="4676" w:type="dxa"/>
          </w:tcPr>
          <w:p ns2:paraId="456309F8" ns2:textId="18F52F11" w:rsidR="00465FDD" w:rsidRPr="00113E09" w:rsidRDefault="003F39AD" w:rsidP="00465FDD">
            <w:pPr>
              <w:autoSpaceDE w:val="0"/>
              <w:autoSpaceDN w:val="0"/>
              <w:adjustRightInd w:val="0"/>
              <w:spacing w:after="0" w:line="360" w:lineRule="auto"/>
              <w:jc w:val="center"/>
              <w:rPr>
                <w:ins w:id="44" w:author="Davron Yakubov" w:date="2024-01-14T11:37:00Z"/>
                <w:rFonts w:ascii="Times New Roman" w:hAnsi="Times New Roman" w:cs="Times New Roman"/>
                <w:b/>
                <w:bCs/>
                <w:noProof/>
                <w:color w:val="000000" w:themeColor="text1"/>
                <w:sz w:val="24"/>
              </w:rPr>
            </w:pPr>
            <w:r w:rsidRPr="00113E09">
              <w:rPr>
                <w:rFonts w:ascii="Times New Roman" w:hAnsi="Times New Roman" w:cs="Times New Roman"/>
                <w:b/>
                <w:color w:val="000000" w:themeColor="text1"/>
                <w:sz w:val="24"/>
              </w:rPr>
              <w:t xml:space="preserve">БАЖАРУВЧИ</w:t>
            </w:r>
          </w:p>
        </w:tc>
      </w:tr>
      <w:tr w:rsidR="00465FDD" w:rsidRPr="005C5F15" ns2:paraId="50DC5A32" ns2:textId="77777777" w:rsidTr="007C76DF">
        <w:trPr>
          <w:trHeight w:val="3719"/>
          <w:ins w:id="45" w:author="Davron Yakubov" w:date="2024-01-14T11:37:00Z"/>
        </w:trPr>
        <w:tc>
          <w:tcPr>
            <w:tcW w:w="4678" w:type="dxa"/>
          </w:tcPr>
          <w:p ns2:paraId="3B25F6EB" ns2:textId="5966A4F7" w:rsidR="00036558" w:rsidRPr="009D079D" w:rsidRDefault="00F62027" w:rsidP="00036558">
            <w:pPr>
              <w:autoSpaceDE w:val="0"/>
              <w:autoSpaceDN w:val="0"/>
              <w:adjustRightInd w:val="0"/>
              <w:spacing w:after="0" w:line="240" w:lineRule="auto"/>
              <w:jc w:val="center"/>
              <w:rPr>
                <w:ins w:id="46" w:author="Davron Yakubov" w:date="2024-01-14T11:37:00Z"/>
                <w:rFonts w:ascii="Times New Roman" w:hAnsi="Times New Roman" w:cs="Times New Roman"/>
                <w:b/>
                <w:bCs/>
                <w:noProof/>
                <w:sz w:val="24"/>
              </w:rPr>
            </w:pPr>
            <w:r w:rsidRPr="009D079D">
              <w:rPr>
                <w:rFonts w:ascii="Times New Roman" w:hAnsi="Times New Roman" w:cs="Times New Roman"/>
                <w:b/>
                <w:bCs/>
                <w:sz w:val="24"/>
                <w:szCs w:val="24"/>
                <w:lang w:val="uz-Cyrl-UZ"/>
              </w:rPr>
              <w:t xml:space="preserve">“DISTRI FOR COUNTRY”   МЧЖ  </w:t>
            </w:r>
            <w:r w:rsidR="00B36132" w:rsidRPr="009D079D">
              <w:rPr>
                <w:rFonts w:ascii="Times New Roman" w:hAnsi="Times New Roman" w:cs="Times New Roman"/>
                <w:b/>
                <w:bCs/>
                <w:sz w:val="24"/>
                <w:szCs w:val="24"/>
                <w:lang w:val="uz-Cyrl-UZ"/>
              </w:rPr>
              <w:t/>
            </w:r>
            <w:r w:rsidRPr="009D079D">
              <w:rPr>
                <w:rFonts w:ascii="Times New Roman" w:hAnsi="Times New Roman" w:cs="Times New Roman"/>
                <w:b/>
                <w:bCs/>
                <w:sz w:val="24"/>
                <w:szCs w:val="24"/>
                <w:lang w:val="uz-Cyrl-UZ"/>
              </w:rPr>
              <w:t xml:space="preserve"/>
            </w:r>
            <w:r w:rsidR="00B36132" w:rsidRPr="009D079D">
              <w:rPr>
                <w:rFonts w:ascii="Times New Roman" w:hAnsi="Times New Roman" w:cs="Times New Roman"/>
                <w:b/>
                <w:bCs/>
                <w:sz w:val="24"/>
                <w:szCs w:val="24"/>
                <w:lang w:val="uz-Cyrl-UZ"/>
              </w:rPr>
              <w:t xml:space="preserve"/>
            </w:r>
            <w:r w:rsidRPr="009D079D">
              <w:rPr>
                <w:rFonts w:ascii="Times New Roman" w:hAnsi="Times New Roman" w:cs="Times New Roman"/>
                <w:b/>
                <w:bCs/>
                <w:sz w:val="24"/>
                <w:szCs w:val="24"/>
                <w:lang w:val="uz-Cyrl-UZ"/>
              </w:rPr>
              <w:t xml:space="preserve"/>
            </w:r>
          </w:p>
          <w:p ns2:paraId="6B4351E4" ns2:textId="1BCA963A" w:rsidR="00BA5703" w:rsidRDefault="00036558" w:rsidP="006E1FA0">
            <w:pPr>
              <w:autoSpaceDE w:val="0"/>
              <w:autoSpaceDN w:val="0"/>
              <w:adjustRightInd w:val="0"/>
              <w:spacing w:line="360" w:lineRule="auto"/>
              <w:rPr>
                <w:rFonts w:ascii="Times New Roman" w:hAnsi="Times New Roman" w:cs="Times New Roman"/>
                <w:bCs/>
                <w:noProof/>
                <w:sz w:val="24"/>
                <w:lang w:val="uz-Cyrl-UZ"/>
              </w:rPr>
            </w:pPr>
            <w:r>
              <w:rPr>
                <w:rFonts w:ascii="Times New Roman" w:hAnsi="Times New Roman" w:cs="Times New Roman"/>
                <w:bCs/>
                <w:noProof/>
                <w:sz w:val="24"/>
                <w:lang w:val="uz-Cyrl-UZ"/>
              </w:rPr>
              <w:t xml:space="preserve">Манзил: Тошкент шахар, Олмазор тумани, Сағбон 30 берк кўчаси, 7 уй.             </w:t>
            </w:r>
            <w:r w:rsidRPr="00DF2A57">
              <w:rPr>
                <w:rFonts w:ascii="Times New Roman" w:hAnsi="Times New Roman" w:cs="Times New Roman"/>
                <w:bCs/>
                <w:noProof/>
                <w:sz w:val="24"/>
                <w:lang w:val="uz-Cyrl-UZ"/>
              </w:rPr>
              <w:t xml:space="preserve"/>
            </w:r>
            <w:r w:rsidR="00BA5703" w:rsidRPr="00BA5703">
              <w:rPr>
                <w:rFonts w:ascii="Times New Roman" w:hAnsi="Times New Roman" w:cs="Times New Roman"/>
                <w:bCs/>
                <w:noProof/>
                <w:sz w:val="24"/>
                <w:lang w:val="uz-Cyrl-UZ"/>
              </w:rPr>
              <w:t xml:space="preserve"/>
            </w:r>
            <w:r w:rsidR="00B36132">
              <w:rPr>
                <w:rFonts w:ascii="Times New Roman" w:hAnsi="Times New Roman" w:cs="Times New Roman"/>
                <w:bCs/>
                <w:noProof/>
                <w:sz w:val="24"/>
                <w:lang w:val="uz-Cyrl-UZ"/>
              </w:rPr>
              <w:t xml:space="preserve"/>
            </w:r>
            <w:r w:rsidR="00BA5703" w:rsidRPr="00BA5703">
              <w:rPr>
                <w:rFonts w:ascii="Times New Roman" w:hAnsi="Times New Roman" w:cs="Times New Roman"/>
                <w:bCs/>
                <w:noProof/>
                <w:sz w:val="24"/>
                <w:lang w:val="uz-Cyrl-UZ"/>
              </w:rPr>
              <w:t xml:space="preserve"/>
            </w:r>
            <w:r w:rsidR="00BA5703">
              <w:rPr>
                <w:rFonts w:ascii="Times New Roman" w:hAnsi="Times New Roman" w:cs="Times New Roman"/>
                <w:bCs/>
                <w:noProof/>
                <w:sz w:val="24"/>
                <w:lang w:val="uz-Cyrl-UZ"/>
              </w:rPr>
              <w:t xml:space="preserve"/>
            </w:r>
            <w:r w:rsidR="00BA5703" w:rsidRPr="00BA5703">
              <w:rPr>
                <w:rFonts w:ascii="Times New Roman" w:hAnsi="Times New Roman" w:cs="Times New Roman"/>
                <w:bCs/>
                <w:noProof/>
                <w:sz w:val="24"/>
                <w:lang w:val="uz-Cyrl-UZ"/>
              </w:rPr>
              <w:t xml:space="preserve"/>
            </w:r>
            <w:r w:rsidR="00BA5703">
              <w:rPr>
                <w:rFonts w:ascii="Times New Roman" w:hAnsi="Times New Roman" w:cs="Times New Roman"/>
                <w:bCs/>
                <w:noProof/>
                <w:sz w:val="24"/>
                <w:lang w:val="uz-Cyrl-UZ"/>
              </w:rPr>
              <w:t xml:space="preserve"/>
            </w:r>
            <w:r w:rsidR="00BA5703" w:rsidRPr="00BA5703">
              <w:rPr>
                <w:rFonts w:ascii="Times New Roman" w:hAnsi="Times New Roman" w:cs="Times New Roman"/>
                <w:bCs/>
                <w:noProof/>
                <w:sz w:val="24"/>
                <w:lang w:val="uz-Cyrl-UZ"/>
              </w:rPr>
              <w:t xml:space="preserve"/>
            </w:r>
            <w:r w:rsidR="00BA5703">
              <w:rPr>
                <w:rFonts w:ascii="Times New Roman" w:hAnsi="Times New Roman" w:cs="Times New Roman"/>
                <w:bCs/>
                <w:noProof/>
                <w:sz w:val="24"/>
                <w:lang w:val="uz-Cyrl-UZ"/>
              </w:rPr>
              <w:t xml:space="preserve"/>
            </w:r>
            <w:r w:rsidR="00B36132">
              <w:rPr>
                <w:rFonts w:ascii="Times New Roman" w:hAnsi="Times New Roman" w:cs="Times New Roman"/>
                <w:bCs/>
                <w:noProof/>
                <w:sz w:val="24"/>
                <w:lang w:val="uz-Cyrl-UZ"/>
              </w:rPr>
              <w:t xml:space="preserve"/>
            </w:r>
            <w:r w:rsidR="00BA5703">
              <w:rPr>
                <w:rFonts w:ascii="Times New Roman" w:hAnsi="Times New Roman" w:cs="Times New Roman"/>
                <w:bCs/>
                <w:noProof/>
                <w:sz w:val="24"/>
                <w:lang w:val="uz-Cyrl-UZ"/>
              </w:rPr>
              <w:t xml:space="preserve"/>
            </w:r>
          </w:p>
          <w:p ns2:paraId="3CCE50F8" ns2:textId="742BCE53" w:rsidR="00BA5703" w:rsidRDefault="00036558" w:rsidP="00036558">
            <w:pPr>
              <w:autoSpaceDE w:val="0"/>
              <w:autoSpaceDN w:val="0"/>
              <w:adjustRightInd w:val="0"/>
              <w:spacing w:after="0" w:line="360" w:lineRule="auto"/>
              <w:rPr>
                <w:rFonts w:ascii="Times New Roman" w:hAnsi="Times New Roman" w:cs="Times New Roman"/>
                <w:bCs/>
                <w:noProof/>
                <w:sz w:val="24"/>
                <w:lang w:val="uz-Cyrl-UZ"/>
              </w:rPr>
            </w:pPr>
            <w:r>
              <w:rPr>
                <w:rFonts w:ascii="Times New Roman" w:hAnsi="Times New Roman" w:cs="Times New Roman"/>
                <w:bCs/>
                <w:noProof/>
                <w:color w:val="000000" w:themeColor="text1"/>
                <w:sz w:val="24"/>
              </w:rPr>
              <w:t xml:space="preserve">Х/Р: 20208000605209993001  </w:t>
            </w:r>
            <w:r w:rsidR="00E100D8" w:rsidRPr="00E54CDC">
              <w:rPr>
                <w:rFonts w:ascii="Times New Roman" w:hAnsi="Times New Roman" w:cs="Times New Roman"/>
                <w:bCs/>
                <w:noProof/>
                <w:color w:val="000000" w:themeColor="text1"/>
                <w:sz w:val="24"/>
              </w:rPr>
              <w:t/>
            </w:r>
            <w:r>
              <w:rPr>
                <w:rFonts w:ascii="Times New Roman" w:hAnsi="Times New Roman" w:cs="Times New Roman"/>
                <w:bCs/>
                <w:noProof/>
                <w:color w:val="000000" w:themeColor="text1"/>
                <w:sz w:val="24"/>
              </w:rPr>
              <w:t xml:space="preserve"/>
            </w:r>
            <w:r w:rsidR="00BA5703" w:rsidRPr="00BA5703">
              <w:rPr>
                <w:rFonts w:ascii="Times New Roman" w:hAnsi="Times New Roman" w:cs="Times New Roman"/>
                <w:bCs/>
                <w:noProof/>
                <w:sz w:val="24"/>
                <w:lang w:val="uz-Cyrl-UZ"/>
              </w:rPr>
              <w:t xml:space="preserve"/>
            </w:r>
          </w:p>
          <w:p ns2:paraId="1160B7B3" ns2:textId="4CB45283" w:rsidR="00036558" w:rsidRPr="00036558" w:rsidRDefault="00036558" w:rsidP="00036558">
            <w:pPr>
              <w:autoSpaceDE w:val="0"/>
              <w:autoSpaceDN w:val="0"/>
              <w:adjustRightInd w:val="0"/>
              <w:spacing w:after="0" w:line="360" w:lineRule="auto"/>
              <w:rPr>
                <w:ins w:id="47" w:author="Davron Yakubov" w:date="2024-01-14T11:37:00Z"/>
                <w:rFonts w:ascii="Times New Roman" w:hAnsi="Times New Roman" w:cs="Times New Roman"/>
                <w:bCs/>
                <w:noProof/>
                <w:color w:val="000000" w:themeColor="text1"/>
                <w:sz w:val="24"/>
                <w:lang w:val="uz-Cyrl-UZ"/>
              </w:rPr>
            </w:pPr>
            <w:r>
              <w:rPr>
                <w:rFonts w:ascii="Times New Roman" w:hAnsi="Times New Roman" w:cs="Times New Roman"/>
                <w:bCs/>
                <w:noProof/>
                <w:color w:val="000000" w:themeColor="text1"/>
                <w:sz w:val="24"/>
              </w:rPr>
              <w:t xml:space="preserve">МФО: 01183</w:t>
            </w:r>
            <w:r>
              <w:rPr>
                <w:rFonts w:ascii="Times New Roman" w:hAnsi="Times New Roman" w:cs="Times New Roman"/>
                <w:bCs/>
                <w:noProof/>
                <w:color w:val="000000" w:themeColor="text1"/>
                <w:sz w:val="24"/>
                <w:lang w:val="uz-Cyrl-UZ"/>
              </w:rPr>
              <w:t/>
            </w:r>
          </w:p>
          <w:p ns2:paraId="467415F5" ns2:textId="488C545A" w:rsidR="00036558" w:rsidRPr="00036558" w:rsidRDefault="00036558" w:rsidP="00036558">
            <w:pPr>
              <w:autoSpaceDE w:val="0"/>
              <w:autoSpaceDN w:val="0"/>
              <w:adjustRightInd w:val="0"/>
              <w:spacing w:after="0" w:line="360" w:lineRule="auto"/>
              <w:rPr>
                <w:rFonts w:ascii="Times New Roman" w:hAnsi="Times New Roman" w:cs="Times New Roman"/>
                <w:bCs/>
                <w:noProof/>
                <w:sz w:val="24"/>
                <w:lang w:val="uz-Cyrl-UZ"/>
              </w:rPr>
            </w:pPr>
            <w:r>
              <w:rPr>
                <w:rFonts w:ascii="Times New Roman" w:hAnsi="Times New Roman" w:cs="Times New Roman"/>
                <w:bCs/>
                <w:noProof/>
                <w:color w:val="000000" w:themeColor="text1"/>
                <w:sz w:val="24"/>
                <w:lang w:val="uz-Cyrl-UZ"/>
              </w:rPr>
              <w:t xml:space="preserve">СТИР: 307288284</w:t>
            </w:r>
            <w:r w:rsidR="00BA5703" w:rsidRPr="00BA5703">
              <w:rPr>
                <w:rFonts w:ascii="Times New Roman" w:hAnsi="Times New Roman" w:cs="Times New Roman"/>
                <w:bCs/>
                <w:noProof/>
                <w:sz w:val="24"/>
                <w:lang w:val="uz-Cyrl-UZ"/>
              </w:rPr>
              <w:t/>
            </w:r>
          </w:p>
          <w:p ns2:paraId="6E7B403A" ns2:textId="2FEFFD98" w:rsidR="00036558" w:rsidRDefault="00036558" w:rsidP="00036558">
            <w:pPr>
              <w:autoSpaceDE w:val="0"/>
              <w:autoSpaceDN w:val="0"/>
              <w:adjustRightInd w:val="0"/>
              <w:spacing w:after="0" w:line="360" w:lineRule="auto"/>
              <w:rPr>
                <w:rFonts w:ascii="Times New Roman" w:hAnsi="Times New Roman" w:cs="Times New Roman"/>
                <w:bCs/>
                <w:noProof/>
                <w:sz w:val="24"/>
                <w:szCs w:val="24"/>
              </w:rPr>
            </w:pPr>
            <w:r>
              <w:rPr>
                <w:rFonts w:ascii="Times New Roman" w:hAnsi="Times New Roman" w:cs="Times New Roman"/>
                <w:bCs/>
                <w:noProof/>
                <w:sz w:val="24"/>
                <w:szCs w:val="24"/>
                <w:lang w:val="uz-Cyrl-UZ"/>
              </w:rPr>
              <w:t xml:space="preserve">Ижрочи директор:</w:t>
            </w:r>
            <w:r w:rsidRPr="00DF2A57">
              <w:rPr>
                <w:rFonts w:ascii="Times New Roman" w:hAnsi="Times New Roman" w:cs="Times New Roman"/>
                <w:bCs/>
                <w:noProof/>
                <w:sz w:val="24"/>
                <w:szCs w:val="24"/>
              </w:rPr>
              <w:t/>
            </w:r>
          </w:p>
          <w:p ns2:paraId="6AADE14A" ns2:textId="6D707AB5" w:rsidR="00465FDD" w:rsidRPr="00DF2A57" w:rsidRDefault="00036558" w:rsidP="00036558">
            <w:pPr>
              <w:autoSpaceDE w:val="0"/>
              <w:autoSpaceDN w:val="0"/>
              <w:adjustRightInd w:val="0"/>
              <w:spacing w:after="0" w:line="276" w:lineRule="auto"/>
              <w:rPr>
                <w:rFonts w:ascii="Times New Roman" w:hAnsi="Times New Roman" w:cs="Times New Roman"/>
                <w:b/>
                <w:bCs/>
                <w:noProof/>
                <w:sz w:val="24"/>
              </w:rPr>
            </w:pPr>
            <w:ins w:id="48" w:author="Davron Yakubov" w:date="2024-01-14T11:37:00Z">
              <w:r w:rsidRPr="00DF2A57">
                <w:rPr>
                  <w:rFonts w:ascii="Times New Roman" w:hAnsi="Times New Roman" w:cs="Times New Roman"/>
                  <w:bCs/>
                  <w:noProof/>
                  <w:sz w:val="24"/>
                </w:rPr>
                <w:t xml:space="preserve">_______________ </w:t>
              </w:r>
            </w:ins>
            <w:r w:rsidR="001C15D7">
              <w:rPr>
                <w:rFonts w:ascii="Times New Roman" w:hAnsi="Times New Roman" w:cs="Times New Roman"/>
                <w:color w:val="000000" w:themeColor="text1"/>
                <w:sz w:val="24"/>
                <w:szCs w:val="24"/>
                <w:lang w:val="uz-Cyrl-UZ"/>
              </w:rPr>
              <w:t xml:space="preserve"> О.Х.Юлдашев </w:t>
            </w:r>
            <w:r w:rsidR="004E391E">
              <w:rPr>
                <w:rFonts w:ascii="Times New Roman" w:hAnsi="Times New Roman" w:cs="Times New Roman"/>
                <w:b/>
                <w:noProof/>
                <w:sz w:val="24"/>
                <w:szCs w:val="24"/>
                <w:lang w:val="uz-Cyrl-UZ"/>
              </w:rPr>
              <w:t xml:space="preserve"/>
            </w:r>
          </w:p>
        </w:tc>
        <w:tc>
          <w:tcPr>
            <w:tcW w:w="425" w:type="dxa"/>
          </w:tcPr>
          <w:p ns2:paraId="35D352EC" ns2:textId="77777777" w:rsidR="00465FDD" w:rsidRPr="00DF2A57" w:rsidRDefault="00465FDD" w:rsidP="00465FDD">
            <w:pPr>
              <w:autoSpaceDE w:val="0"/>
              <w:autoSpaceDN w:val="0"/>
              <w:adjustRightInd w:val="0"/>
              <w:spacing w:after="0" w:line="240" w:lineRule="auto"/>
              <w:jc w:val="center"/>
              <w:rPr>
                <w:ins w:id="49" w:author="Davron Yakubov" w:date="2024-01-14T11:37:00Z"/>
                <w:rFonts w:ascii="Times New Roman" w:hAnsi="Times New Roman" w:cs="Times New Roman"/>
                <w:b/>
                <w:bCs/>
                <w:noProof/>
                <w:sz w:val="24"/>
              </w:rPr>
            </w:pPr>
          </w:p>
        </w:tc>
        <w:tc>
          <w:tcPr>
            <w:tcW w:w="4676" w:type="dxa"/>
          </w:tcPr>
          <w:p ns2:paraId="5D425EB2" ns2:textId="77777777" w:rsidR="002E2CC6" w:rsidRPr="007A0925" w:rsidRDefault="002E2CC6" w:rsidP="002E2CC6">
            <w:pPr>
              <w:autoSpaceDE w:val="0"/>
              <w:autoSpaceDN w:val="0"/>
              <w:adjustRightInd w:val="0"/>
              <w:spacing w:after="0" w:line="240" w:lineRule="auto"/>
              <w:rPr>
                <w:rFonts w:ascii="Times New Roman" w:hAnsi="Times New Roman" w:cs="Times New Roman"/>
                <w:b/>
                <w:bCs/>
                <w:sz w:val="24"/>
                <w:szCs w:val="24"/>
                <w:lang w:val="uz-Cyrl-UZ"/>
              </w:rPr>
            </w:pPr>
            <w:r w:rsidRPr="00356961">
              <w:rPr>
                <w:rFonts w:ascii="Times New Roman" w:hAnsi="Times New Roman" w:cs="Times New Roman"/>
                <w:b/>
                <w:bCs/>
                <w:sz w:val="24"/>
                <w:szCs w:val="24"/>
                <w:lang w:val="uz-Cyrl-UZ"/>
              </w:rPr>
              <w:t xml:space="preserve">    {fio}</w:t>
            </w:r>
            <w:r>
              <w:rPr>
                <w:rFonts w:ascii="Times New Roman" w:hAnsi="Times New Roman" w:cs="Times New Roman"/>
                <w:b/>
                <w:bCs/>
                <w:sz w:val="24"/>
                <w:szCs w:val="24"/>
                <w:lang w:val="uz-Cyrl-UZ"/>
              </w:rPr>
              <w:t xml:space="preserve"/>
            </w:r>
            <w:r w:rsidRPr="007A0925">
              <w:rPr>
                <w:rFonts w:ascii="Times New Roman" w:hAnsi="Times New Roman" w:cs="Times New Roman"/>
                <w:b/>
                <w:bCs/>
                <w:sz w:val="24"/>
                <w:szCs w:val="24"/>
                <w:lang w:val="uz-Cyrl-UZ"/>
              </w:rPr>
              <w:t/>
            </w:r>
          </w:p>
          <w:p ns2:paraId="5637C3CE" ns2:textId="77777777" w:rsidR="002E2CC6" w:rsidRPr="00FB070C" w:rsidRDefault="002E2CC6" w:rsidP="002E2CC6">
            <w:pPr>
              <w:autoSpaceDE w:val="0"/>
              <w:autoSpaceDN w:val="0"/>
              <w:adjustRightInd w:val="0"/>
              <w:spacing w:after="0" w:line="240" w:lineRule="auto"/>
              <w:rPr>
                <w:ins w:id="50" w:author="Davron Yakubov" w:date="2024-01-14T11:37:00Z"/>
                <w:rFonts w:ascii="Times New Roman" w:hAnsi="Times New Roman" w:cs="Times New Roman"/>
                <w:color w:val="000000" w:themeColor="text1"/>
                <w:sz w:val="24"/>
                <w:szCs w:val="24"/>
                <w:lang w:val="uz-Cyrl-UZ"/>
              </w:rPr>
            </w:pPr>
            <w:r w:rsidRPr="00FB070C">
              <w:rPr>
                <w:rFonts w:ascii="Times New Roman" w:hAnsi="Times New Roman" w:cs="Times New Roman"/>
                <w:color w:val="000000" w:themeColor="text1"/>
                <w:sz w:val="24"/>
                <w:szCs w:val="24"/>
                <w:lang w:val="uz-Cyrl-UZ"/>
              </w:rPr>
              <w:t xml:space="preserve">Шахс гувохномаси: {passport}  </w:t>
            </w:r>
            <w:r w:rsidRPr="004838BD">
              <w:rPr>
                <w:rFonts w:ascii="Times New Roman" w:hAnsi="Times New Roman" w:cs="Times New Roman"/>
                <w:sz w:val="24"/>
                <w:szCs w:val="24"/>
                <w:lang w:val="uz-Cyrl-UZ"/>
              </w:rPr>
              <w:t/>
            </w:r>
            <w:r>
              <w:rPr>
                <w:rFonts w:ascii="Times New Roman" w:hAnsi="Times New Roman" w:cs="Times New Roman"/>
                <w:sz w:val="24"/>
                <w:szCs w:val="24"/>
                <w:lang w:val="uz-Cyrl-UZ"/>
              </w:rPr>
              <w:t/>
            </w:r>
            <w:r w:rsidRPr="004838BD">
              <w:rPr>
                <w:rFonts w:ascii="Times New Roman" w:hAnsi="Times New Roman" w:cs="Times New Roman"/>
                <w:sz w:val="24"/>
                <w:szCs w:val="24"/>
                <w:lang w:val="uz-Cyrl-UZ"/>
              </w:rPr>
              <w:t xml:space="preserve"/>
            </w:r>
            <w:r>
              <w:rPr>
                <w:rFonts w:ascii="Times New Roman" w:hAnsi="Times New Roman" w:cs="Times New Roman"/>
                <w:sz w:val="24"/>
                <w:szCs w:val="24"/>
                <w:lang w:val="uz-Cyrl-UZ"/>
              </w:rPr>
              <w:t xml:space="preserve"/>
            </w:r>
            <w:r w:rsidRPr="004838BD">
              <w:rPr>
                <w:rFonts w:ascii="Times New Roman" w:hAnsi="Times New Roman" w:cs="Times New Roman"/>
                <w:sz w:val="24"/>
                <w:szCs w:val="24"/>
                <w:lang w:val="uz-Cyrl-UZ"/>
              </w:rPr>
              <w:t xml:space="preserve"/>
            </w:r>
          </w:p>
          <w:p ns2:paraId="345F9A51" ns2:textId="77777777" w:rsidR="002E2CC6" w:rsidRDefault="002E2CC6" w:rsidP="002E2CC6">
            <w:pPr>
              <w:autoSpaceDE w:val="0"/>
              <w:autoSpaceDN w:val="0"/>
              <w:adjustRightInd w:val="0"/>
              <w:spacing w:after="0" w:line="240" w:lineRule="auto"/>
              <w:rPr>
                <w:rFonts w:ascii="Times New Roman" w:hAnsi="Times New Roman" w:cs="Times New Roman"/>
                <w:sz w:val="24"/>
                <w:szCs w:val="24"/>
                <w:lang w:val="uz-Cyrl-UZ"/>
              </w:rPr>
            </w:pPr>
            <w:r w:rsidRPr="00FB070C">
              <w:rPr>
                <w:rFonts w:ascii="Times New Roman" w:hAnsi="Times New Roman" w:cs="Times New Roman"/>
                <w:color w:val="000000" w:themeColor="text1"/>
                <w:sz w:val="24"/>
                <w:szCs w:val="24"/>
                <w:lang w:val="uz-Cyrl-UZ"/>
              </w:rPr>
              <w:t xml:space="preserve">Ким томонидан берилган:  {passportBerilgan} </w:t>
            </w:r>
            <w:r w:rsidRPr="00300106">
              <w:rPr>
                <w:rFonts w:ascii="Times New Roman" w:hAnsi="Times New Roman" w:cs="Times New Roman"/>
                <w:color w:val="000000" w:themeColor="text1"/>
                <w:sz w:val="24"/>
                <w:szCs w:val="24"/>
                <w:lang w:val="uz-Cyrl-UZ"/>
              </w:rPr>
              <w:t/>
            </w:r>
            <w:r w:rsidRPr="00471C65">
              <w:rPr>
                <w:rFonts w:ascii="Times New Roman" w:hAnsi="Times New Roman" w:cs="Times New Roman"/>
                <w:color w:val="000000" w:themeColor="text1"/>
                <w:sz w:val="24"/>
                <w:szCs w:val="24"/>
                <w:lang w:val="uz-Cyrl-UZ"/>
              </w:rPr>
              <w:t/>
            </w:r>
            <w:r w:rsidRPr="000D2CC5">
              <w:rPr>
                <w:rFonts w:ascii="Times New Roman" w:hAnsi="Times New Roman" w:cs="Times New Roman"/>
                <w:sz w:val="24"/>
                <w:szCs w:val="24"/>
                <w:lang w:val="uz-Cyrl-UZ"/>
              </w:rPr>
              <w:t xml:space="preserve"/>
            </w:r>
            <w:r>
              <w:rPr>
                <w:rFonts w:ascii="Times New Roman" w:hAnsi="Times New Roman" w:cs="Times New Roman"/>
                <w:sz w:val="24"/>
                <w:szCs w:val="24"/>
                <w:lang w:val="uz-Cyrl-UZ"/>
              </w:rPr>
              <w:t xml:space="preserve"/>
            </w:r>
            <w:r w:rsidRPr="004838BD">
              <w:rPr>
                <w:rFonts w:ascii="Times New Roman" w:hAnsi="Times New Roman" w:cs="Times New Roman"/>
                <w:sz w:val="24"/>
                <w:szCs w:val="24"/>
                <w:lang w:val="uz-Cyrl-UZ"/>
              </w:rPr>
              <w:t xml:space="preserve"/>
            </w:r>
            <w:r>
              <w:rPr>
                <w:rFonts w:ascii="Times New Roman" w:hAnsi="Times New Roman" w:cs="Times New Roman"/>
                <w:sz w:val="24"/>
                <w:szCs w:val="24"/>
                <w:lang w:val="uz-Cyrl-UZ"/>
              </w:rPr>
              <w:t xml:space="preserve"/>
            </w:r>
            <w:r w:rsidRPr="004838BD">
              <w:rPr>
                <w:rFonts w:ascii="Times New Roman" w:hAnsi="Times New Roman" w:cs="Times New Roman"/>
                <w:sz w:val="24"/>
                <w:szCs w:val="24"/>
                <w:lang w:val="uz-Cyrl-UZ"/>
              </w:rPr>
              <w:t xml:space="preserve"/>
            </w:r>
            <w:r>
              <w:rPr>
                <w:rFonts w:ascii="Times New Roman" w:hAnsi="Times New Roman" w:cs="Times New Roman"/>
                <w:sz w:val="24"/>
                <w:szCs w:val="24"/>
                <w:lang w:val="uz-Cyrl-UZ"/>
              </w:rPr>
              <w:t xml:space="preserve"/>
            </w:r>
          </w:p>
          <w:p ns2:paraId="52AFDF28" ns2:textId="77777777" w:rsidR="002E2CC6" w:rsidRPr="003054D1" w:rsidRDefault="002E2CC6" w:rsidP="002E2CC6">
            <w:pPr>
              <w:autoSpaceDE w:val="0"/>
              <w:autoSpaceDN w:val="0"/>
              <w:adjustRightInd w:val="0"/>
              <w:spacing w:after="0" w:line="240" w:lineRule="auto"/>
              <w:rPr>
                <w:rFonts w:ascii="Times New Roman" w:hAnsi="Times New Roman" w:cs="Times New Roman"/>
                <w:color w:val="000000" w:themeColor="text1"/>
                <w:sz w:val="24"/>
                <w:szCs w:val="24"/>
                <w:lang w:val="uz-Cyrl-UZ"/>
              </w:rPr>
            </w:pPr>
            <w:r w:rsidRPr="00FB070C">
              <w:rPr>
                <w:rFonts w:ascii="Times New Roman" w:hAnsi="Times New Roman" w:cs="Times New Roman"/>
                <w:color w:val="000000" w:themeColor="text1"/>
                <w:sz w:val="24"/>
                <w:szCs w:val="24"/>
                <w:lang w:val="uz-Cyrl-UZ"/>
              </w:rPr>
              <w:t xml:space="preserve">ЖШШИР:  {jshshir}       </w:t>
            </w:r>
            <w:r w:rsidRPr="003054D1">
              <w:rPr>
                <w:rFonts w:ascii="Times New Roman" w:hAnsi="Times New Roman" w:cs="Times New Roman"/>
                <w:color w:val="000000" w:themeColor="text1"/>
                <w:sz w:val="24"/>
                <w:szCs w:val="24"/>
                <w:lang w:val="uz-Cyrl-UZ"/>
              </w:rPr>
              <w:t xml:space="preserve"/>
            </w:r>
            <w:r>
              <w:rPr>
                <w:rFonts w:ascii="Times New Roman" w:hAnsi="Times New Roman" w:cs="Times New Roman"/>
                <w:sz w:val="24"/>
                <w:szCs w:val="24"/>
                <w:lang w:val="uz-Cyrl-UZ"/>
              </w:rPr>
              <w:t xml:space="preserve"/>
            </w:r>
            <w:r w:rsidRPr="003054D1">
              <w:rPr>
                <w:rFonts w:ascii="Times New Roman" w:hAnsi="Times New Roman" w:cs="Times New Roman"/>
                <w:color w:val="000000" w:themeColor="text1"/>
                <w:sz w:val="24"/>
                <w:szCs w:val="24"/>
                <w:lang w:val="uz-Cyrl-UZ"/>
              </w:rPr>
              <w:t xml:space="preserve"/>
            </w:r>
          </w:p>
          <w:p ns2:paraId="4010D12E" ns2:textId="77777777" w:rsidR="002E2CC6" w:rsidRDefault="002E2CC6" w:rsidP="002E2CC6">
            <w:pPr>
              <w:rPr>
                <w:rFonts w:ascii="Times New Roman" w:hAnsi="Times New Roman" w:cs="Times New Roman"/>
                <w:sz w:val="24"/>
                <w:szCs w:val="24"/>
                <w:lang w:val="uz-Cyrl-UZ"/>
              </w:rPr>
            </w:pPr>
            <w:r w:rsidRPr="00FB070C">
              <w:rPr>
                <w:rFonts w:ascii="Times New Roman" w:hAnsi="Times New Roman" w:cs="Times New Roman"/>
                <w:color w:val="000000" w:themeColor="text1"/>
                <w:sz w:val="24"/>
                <w:szCs w:val="24"/>
                <w:lang w:val="uz-Cyrl-UZ"/>
              </w:rPr>
              <w:t xml:space="preserve">Манзил:  {manzil} </w:t>
            </w:r>
            <w:r>
              <w:rPr>
                <w:rFonts w:ascii="Times New Roman" w:hAnsi="Times New Roman" w:cs="Times New Roman"/>
                <w:sz w:val="24"/>
                <w:szCs w:val="24"/>
                <w:lang w:val="uz-Cyrl-UZ"/>
              </w:rPr>
              <w:t xml:space="preserve"/>
            </w:r>
            <w:r w:rsidRPr="004838BD">
              <w:rPr>
                <w:rFonts w:ascii="Times New Roman" w:hAnsi="Times New Roman" w:cs="Times New Roman"/>
                <w:sz w:val="24"/>
                <w:szCs w:val="24"/>
                <w:lang w:val="uz-Cyrl-UZ"/>
              </w:rPr>
              <w:t xml:space="preserve"/>
            </w:r>
            <w:r>
              <w:rPr>
                <w:rFonts w:ascii="Times New Roman" w:hAnsi="Times New Roman" w:cs="Times New Roman"/>
                <w:sz w:val="24"/>
                <w:szCs w:val="24"/>
                <w:lang w:val="uz-Cyrl-UZ"/>
              </w:rPr>
              <w:t/>
            </w:r>
            <w:r w:rsidRPr="004838BD">
              <w:rPr>
                <w:rFonts w:ascii="Times New Roman" w:hAnsi="Times New Roman" w:cs="Times New Roman"/>
                <w:sz w:val="24"/>
                <w:szCs w:val="24"/>
                <w:lang w:val="uz-Cyrl-UZ"/>
              </w:rPr>
              <w:t xml:space="preserve"/>
            </w:r>
            <w:r>
              <w:rPr>
                <w:rFonts w:ascii="Times New Roman" w:hAnsi="Times New Roman" w:cs="Times New Roman"/>
                <w:sz w:val="24"/>
                <w:szCs w:val="24"/>
                <w:lang w:val="uz-Cyrl-UZ"/>
              </w:rPr>
              <w:t/>
            </w:r>
            <w:r w:rsidRPr="004838BD">
              <w:rPr>
                <w:rFonts w:ascii="Times New Roman" w:hAnsi="Times New Roman" w:cs="Times New Roman"/>
                <w:sz w:val="24"/>
                <w:szCs w:val="24"/>
                <w:lang w:val="uz-Cyrl-UZ"/>
              </w:rPr>
              <w:t xml:space="preserve"/>
            </w:r>
            <w:r>
              <w:rPr>
                <w:rFonts w:ascii="Times New Roman" w:hAnsi="Times New Roman" w:cs="Times New Roman"/>
                <w:sz w:val="24"/>
                <w:szCs w:val="24"/>
                <w:lang w:val="uz-Cyrl-UZ"/>
              </w:rPr>
              <w:t xml:space="preserve"/>
            </w:r>
          </w:p>
          <w:p ns2:paraId="6035AEC5" ns2:textId="7F383C55" w:rsidR="002E2CC6" w:rsidRDefault="002E2CC6" w:rsidP="002E2CC6">
            <w:pPr>
              <w:rPr>
                <w:rFonts w:ascii="Times New Roman" w:hAnsi="Times New Roman" w:cs="Times New Roman"/>
                <w:color w:val="000000" w:themeColor="text1"/>
                <w:sz w:val="24"/>
                <w:szCs w:val="24"/>
                <w:lang w:val="uz-Cyrl-UZ"/>
              </w:rPr>
            </w:pPr>
            <w:r w:rsidRPr="00FB070C">
              <w:rPr>
                <w:rFonts w:ascii="Times New Roman" w:hAnsi="Times New Roman" w:cs="Times New Roman"/>
                <w:color w:val="000000" w:themeColor="text1"/>
                <w:sz w:val="24"/>
                <w:szCs w:val="24"/>
                <w:lang w:val="uz-Cyrl-UZ"/>
              </w:rPr>
              <w:t xml:space="preserve">Карта рақами:  {karta}</w:t>
            </w:r>
            <w:r w:rsidRPr="00FE1A7B">
              <w:rPr>
                <w:rFonts w:ascii="Times New Roman" w:hAnsi="Times New Roman" w:cs="Times New Roman"/>
                <w:color w:val="000000" w:themeColor="text1"/>
                <w:sz w:val="24"/>
                <w:szCs w:val="24"/>
              </w:rPr>
              <w:t xml:space="preserve"/>
            </w:r>
            <w:r>
              <w:rPr>
                <w:rFonts w:ascii="Times New Roman" w:hAnsi="Times New Roman" w:cs="Times New Roman"/>
                <w:color w:val="000000" w:themeColor="text1"/>
                <w:sz w:val="24"/>
                <w:szCs w:val="24"/>
                <w:lang w:val="uz-Cyrl-UZ"/>
              </w:rPr>
              <w:t xml:space="preserve"/>
            </w:r>
            <w:r w:rsidR="005F3836">
              <w:rPr>
                <w:rFonts w:ascii="Times New Roman" w:hAnsi="Times New Roman" w:cs="Times New Roman"/>
                <w:color w:val="000000" w:themeColor="text1"/>
                <w:sz w:val="24"/>
                <w:szCs w:val="24"/>
                <w:lang w:val="uz-Cyrl-UZ"/>
              </w:rPr>
              <w:t/>
            </w:r>
          </w:p>
          <w:p ns2:paraId="3301385F" ns2:textId="067EAC56" w:rsidR="00465FDD" w:rsidRPr="00113E09" w:rsidRDefault="002E2CC6" w:rsidP="002E2CC6">
            <w:pPr>
              <w:rPr>
                <w:ins w:id="51" w:author="Davron Yakubov" w:date="2024-01-14T11:37:00Z"/>
                <w:rFonts w:ascii="Times New Roman" w:hAnsi="Times New Roman" w:cs="Times New Roman"/>
                <w:b/>
                <w:bCs/>
                <w:noProof/>
                <w:color w:val="000000" w:themeColor="text1"/>
                <w:sz w:val="24"/>
                <w:lang w:val="uz-Cyrl-UZ"/>
              </w:rPr>
            </w:pPr>
            <w:r w:rsidRPr="00FB070C">
              <w:rPr>
                <w:rFonts w:ascii="Times New Roman" w:hAnsi="Times New Roman"/>
                <w:color w:val="000000" w:themeColor="text1"/>
                <w:sz w:val="24"/>
                <w:szCs w:val="24"/>
                <w:lang w:val="uz-Cyrl-UZ"/>
              </w:rPr>
              <w:t xml:space="preserve">  {fioQisqa}</w:t>
            </w:r>
            <w:ins w:id="52" w:author="Davron Yakubov" w:date="2024-01-14T11:37:00Z">
              <w:r w:rsidRPr="00FB070C">
                <w:rPr>
                  <w:rFonts w:ascii="Times New Roman" w:hAnsi="Times New Roman" w:cs="Times New Roman"/>
                  <w:bCs/>
                  <w:noProof/>
                  <w:color w:val="000000" w:themeColor="text1"/>
                  <w:sz w:val="24"/>
                  <w:szCs w:val="24"/>
                  <w:lang w:val="uz-Cyrl-UZ"/>
                </w:rPr>
                <w:t>_____________</w:t>
              </w:r>
            </w:ins>
            <w:r>
              <w:rPr>
                <w:rFonts w:ascii="Times New Roman" w:hAnsi="Times New Roman" w:cs="Times New Roman"/>
                <w:bCs/>
                <w:noProof/>
                <w:color w:val="000000" w:themeColor="text1"/>
                <w:sz w:val="24"/>
                <w:szCs w:val="24"/>
                <w:lang w:val="uz-Cyrl-UZ"/>
              </w:rPr>
              <w:t xml:space="preserve"/>
            </w:r>
          </w:p>
        </w:tc>
      </w:tr>
    </w:tbl>
    <w:p ns2:paraId="094DA775" ns2:textId="77777777" w:rsidR="007938EF" w:rsidRDefault="007938EF" w:rsidP="005F7FDF">
      <w:pPr>
        <w:ind w:left="3544"/>
        <w:jc w:val="right"/>
        <w:rPr>
          <w:rFonts w:ascii="Times New Roman" w:hAnsi="Times New Roman" w:cs="Times New Roman"/>
          <w:b/>
          <w:color w:val="000000" w:themeColor="text1"/>
          <w:sz w:val="24"/>
          <w:lang w:val="uz-Cyrl-UZ"/>
        </w:rPr>
      </w:pPr>
      <w:bookmarkStart w:id="53" w:name="_Hlk162516834"/>
    </w:p>
    <w:p ns2:paraId="2F0A67A6" ns2:textId="3AFC4FAB" w:rsidR="007938EF" w:rsidRDefault="007938EF" w:rsidP="005F7FDF">
      <w:pPr>
        <w:ind w:left="3544"/>
        <w:jc w:val="right"/>
        <w:rPr>
          <w:rFonts w:ascii="Times New Roman" w:hAnsi="Times New Roman" w:cs="Times New Roman"/>
          <w:b/>
          <w:color w:val="000000" w:themeColor="text1"/>
          <w:sz w:val="24"/>
          <w:lang w:val="uz-Cyrl-UZ"/>
        </w:rPr>
      </w:pPr>
    </w:p>
    <w:p ns2:paraId="7A2BE7DC" ns2:textId="483E7E77" w:rsidR="007938EF" w:rsidRDefault="002D07D6" w:rsidP="005F7FDF">
      <w:pPr>
        <w:ind w:left="3544"/>
        <w:jc w:val="right"/>
        <w:rPr>
          <w:rFonts w:ascii="Times New Roman" w:hAnsi="Times New Roman" w:cs="Times New Roman"/>
          <w:color w:val="000000" w:themeColor="text1"/>
          <w:sz w:val="24"/>
          <w:szCs w:val="24"/>
          <w:lang w:val="uz-Cyrl-UZ"/>
        </w:rPr>
      </w:pPr>
      <w:r>
        <w:rPr>
          <w:rFonts w:ascii="Times New Roman" w:hAnsi="Times New Roman" w:cs="Times New Roman"/>
          <w:color w:val="000000" w:themeColor="text1"/>
          <w:sz w:val="24"/>
          <w:szCs w:val="24"/>
          <w:lang w:val="uz-Cyrl-UZ"/>
        </w:rPr>
        <w:t xml:space="preserve">  </w:t>
      </w:r>
    </w:p>
    <w:p ns2:paraId="2086784B" ns2:textId="77777777" w:rsidR="002D07D6" w:rsidRDefault="002D07D6" w:rsidP="005F7FDF">
      <w:pPr>
        <w:ind w:left="3544"/>
        <w:jc w:val="right"/>
        <w:rPr>
          <w:rFonts w:ascii="Times New Roman" w:hAnsi="Times New Roman" w:cs="Times New Roman"/>
          <w:b/>
          <w:color w:val="000000" w:themeColor="text1"/>
          <w:sz w:val="24"/>
          <w:lang w:val="uz-Cyrl-UZ"/>
        </w:rPr>
      </w:pPr>
    </w:p>
    <w:p ns2:paraId="7B75C181" ns2:textId="6F8D79C8" w:rsidR="007938EF" w:rsidRDefault="007938EF" w:rsidP="005F7FDF">
      <w:pPr>
        <w:ind w:left="3544"/>
        <w:jc w:val="right"/>
        <w:rPr>
          <w:rFonts w:ascii="Times New Roman" w:hAnsi="Times New Roman" w:cs="Times New Roman"/>
          <w:b/>
          <w:color w:val="000000" w:themeColor="text1"/>
          <w:sz w:val="24"/>
          <w:lang w:val="uz-Cyrl-UZ"/>
        </w:rPr>
      </w:pPr>
    </w:p>
    <w:p ns2:paraId="2185E611" ns2:textId="28D7F01F" w:rsidR="007938EF" w:rsidRDefault="007938EF" w:rsidP="005F7FDF">
      <w:pPr>
        <w:ind w:left="3544"/>
        <w:jc w:val="right"/>
        <w:rPr>
          <w:rFonts w:ascii="Times New Roman" w:hAnsi="Times New Roman" w:cs="Times New Roman"/>
          <w:b/>
          <w:color w:val="000000" w:themeColor="text1"/>
          <w:sz w:val="24"/>
          <w:lang w:val="uz-Cyrl-UZ"/>
        </w:rPr>
      </w:pPr>
    </w:p>
    <w:p ns2:paraId="7F2395D9" ns2:textId="133895B4" w:rsidR="007938EF" w:rsidRDefault="007938EF" w:rsidP="005F7FDF">
      <w:pPr>
        <w:ind w:left="3544"/>
        <w:jc w:val="right"/>
        <w:rPr>
          <w:rFonts w:ascii="Times New Roman" w:hAnsi="Times New Roman" w:cs="Times New Roman"/>
          <w:b/>
          <w:color w:val="000000" w:themeColor="text1"/>
          <w:sz w:val="24"/>
          <w:lang w:val="uz-Cyrl-UZ"/>
        </w:rPr>
      </w:pPr>
    </w:p>
    <w:p ns2:paraId="7CD3D535" ns2:textId="65A742A5" w:rsidR="007938EF" w:rsidRDefault="007938EF" w:rsidP="005F7FDF">
      <w:pPr>
        <w:ind w:left="3544"/>
        <w:jc w:val="right"/>
        <w:rPr>
          <w:rFonts w:ascii="Times New Roman" w:hAnsi="Times New Roman" w:cs="Times New Roman"/>
          <w:b/>
          <w:color w:val="000000" w:themeColor="text1"/>
          <w:sz w:val="24"/>
          <w:lang w:val="uz-Cyrl-UZ"/>
        </w:rPr>
      </w:pPr>
    </w:p>
    <w:p ns2:paraId="5CB49F76" ns2:textId="185664CF" w:rsidR="007938EF" w:rsidRDefault="007938EF" w:rsidP="005F7FDF">
      <w:pPr>
        <w:ind w:left="3544"/>
        <w:jc w:val="right"/>
        <w:rPr>
          <w:rFonts w:ascii="Times New Roman" w:hAnsi="Times New Roman" w:cs="Times New Roman"/>
          <w:b/>
          <w:color w:val="000000" w:themeColor="text1"/>
          <w:sz w:val="24"/>
          <w:lang w:val="uz-Cyrl-UZ"/>
        </w:rPr>
      </w:pPr>
    </w:p>
    <w:p ns2:paraId="4566251A" ns2:textId="7AAA305B" w:rsidR="007938EF" w:rsidRDefault="007938EF" w:rsidP="005F7FDF">
      <w:pPr>
        <w:ind w:left="3544"/>
        <w:jc w:val="right"/>
        <w:rPr>
          <w:rFonts w:ascii="Times New Roman" w:hAnsi="Times New Roman" w:cs="Times New Roman"/>
          <w:b/>
          <w:color w:val="000000" w:themeColor="text1"/>
          <w:sz w:val="24"/>
          <w:lang w:val="uz-Cyrl-UZ"/>
        </w:rPr>
      </w:pPr>
    </w:p>
    <w:p ns2:paraId="6E0E120F" ns2:textId="2CD7C528" w:rsidR="007938EF" w:rsidRDefault="007938EF" w:rsidP="005F7FDF">
      <w:pPr>
        <w:ind w:left="3544"/>
        <w:jc w:val="right"/>
        <w:rPr>
          <w:rFonts w:ascii="Times New Roman" w:hAnsi="Times New Roman" w:cs="Times New Roman"/>
          <w:b/>
          <w:color w:val="000000" w:themeColor="text1"/>
          <w:sz w:val="24"/>
          <w:lang w:val="uz-Cyrl-UZ"/>
        </w:rPr>
      </w:pPr>
    </w:p>
    <w:p ns2:paraId="6CB3652C" ns2:textId="393D3A6D" w:rsidR="007938EF" w:rsidRDefault="007938EF" w:rsidP="005F7FDF">
      <w:pPr>
        <w:ind w:left="3544"/>
        <w:jc w:val="right"/>
        <w:rPr>
          <w:rFonts w:ascii="Times New Roman" w:hAnsi="Times New Roman" w:cs="Times New Roman"/>
          <w:b/>
          <w:color w:val="000000" w:themeColor="text1"/>
          <w:sz w:val="24"/>
          <w:lang w:val="uz-Cyrl-UZ"/>
        </w:rPr>
      </w:pPr>
    </w:p>
    <w:p ns2:paraId="7CF741BC" ns2:textId="34A1B6D8" w:rsidR="007938EF" w:rsidRDefault="007938EF" w:rsidP="005F7FDF">
      <w:pPr>
        <w:ind w:left="3544"/>
        <w:jc w:val="right"/>
        <w:rPr>
          <w:rFonts w:ascii="Times New Roman" w:hAnsi="Times New Roman" w:cs="Times New Roman"/>
          <w:b/>
          <w:color w:val="000000" w:themeColor="text1"/>
          <w:sz w:val="24"/>
          <w:lang w:val="uz-Cyrl-UZ"/>
        </w:rPr>
      </w:pPr>
    </w:p>
    <w:p ns2:paraId="3AF04586" ns2:textId="2EA80357" w:rsidR="007938EF" w:rsidRDefault="007938EF" w:rsidP="005F7FDF">
      <w:pPr>
        <w:ind w:left="3544"/>
        <w:jc w:val="right"/>
        <w:rPr>
          <w:rFonts w:ascii="Times New Roman" w:hAnsi="Times New Roman" w:cs="Times New Roman"/>
          <w:b/>
          <w:color w:val="000000" w:themeColor="text1"/>
          <w:sz w:val="24"/>
          <w:lang w:val="uz-Cyrl-UZ"/>
        </w:rPr>
      </w:pPr>
    </w:p>
    <w:p ns2:paraId="7E94FC64" ns2:textId="34A375B9" w:rsidR="007938EF" w:rsidRDefault="007938EF" w:rsidP="005F7FDF">
      <w:pPr>
        <w:ind w:left="3544"/>
        <w:jc w:val="right"/>
        <w:rPr>
          <w:rFonts w:ascii="Times New Roman" w:hAnsi="Times New Roman" w:cs="Times New Roman"/>
          <w:b/>
          <w:color w:val="000000" w:themeColor="text1"/>
          <w:sz w:val="24"/>
          <w:lang w:val="uz-Cyrl-UZ"/>
        </w:rPr>
      </w:pPr>
    </w:p>
    <w:p ns2:paraId="7DE81B89" ns2:textId="4C755519" w:rsidR="007938EF" w:rsidRDefault="007938EF" w:rsidP="005F7FDF">
      <w:pPr>
        <w:ind w:left="3544"/>
        <w:jc w:val="right"/>
        <w:rPr>
          <w:rFonts w:ascii="Times New Roman" w:hAnsi="Times New Roman" w:cs="Times New Roman"/>
          <w:b/>
          <w:color w:val="000000" w:themeColor="text1"/>
          <w:sz w:val="24"/>
          <w:lang w:val="uz-Cyrl-UZ"/>
        </w:rPr>
      </w:pPr>
    </w:p>
    <w:p ns2:paraId="4C4E8383" ns2:textId="77777777" w:rsidR="007938EF" w:rsidRDefault="007938EF" w:rsidP="005F7FDF">
      <w:pPr>
        <w:ind w:left="3544"/>
        <w:jc w:val="right"/>
        <w:rPr>
          <w:rFonts w:ascii="Times New Roman" w:hAnsi="Times New Roman" w:cs="Times New Roman"/>
          <w:b/>
          <w:color w:val="000000" w:themeColor="text1"/>
          <w:sz w:val="24"/>
          <w:lang w:val="uz-Cyrl-UZ"/>
        </w:rPr>
      </w:pPr>
    </w:p>
    <w:p ns2:paraId="0F38F878" ns2:textId="77777777" w:rsidR="007938EF" w:rsidRDefault="007938EF" w:rsidP="005F7FDF">
      <w:pPr>
        <w:ind w:left="3544"/>
        <w:jc w:val="right"/>
        <w:rPr>
          <w:rFonts w:ascii="Times New Roman" w:hAnsi="Times New Roman" w:cs="Times New Roman"/>
          <w:b/>
          <w:color w:val="000000" w:themeColor="text1"/>
          <w:sz w:val="24"/>
          <w:lang w:val="uz-Cyrl-UZ"/>
        </w:rPr>
      </w:pPr>
    </w:p>
    <w:p ns2:paraId="4F017FE5" ns2:textId="77777777" w:rsidR="00A10502" w:rsidRDefault="00A10502" w:rsidP="005F7FDF">
      <w:pPr>
        <w:ind w:left="3544"/>
        <w:jc w:val="right"/>
        <w:rPr>
          <w:rFonts w:ascii="Times New Roman" w:hAnsi="Times New Roman" w:cs="Times New Roman"/>
          <w:b/>
          <w:color w:val="000000" w:themeColor="text1"/>
          <w:sz w:val="24"/>
          <w:lang w:val="uz-Cyrl-UZ"/>
        </w:rPr>
      </w:pPr>
    </w:p>
    <w:p ns2:paraId="052B2568" ns2:textId="77777777" w:rsidR="00C822EE" w:rsidRDefault="00C822EE" w:rsidP="005F7FDF">
      <w:pPr>
        <w:ind w:left="3544"/>
        <w:jc w:val="right"/>
        <w:rPr>
          <w:rFonts w:ascii="Times New Roman" w:hAnsi="Times New Roman" w:cs="Times New Roman"/>
          <w:b/>
          <w:color w:val="000000" w:themeColor="text1"/>
          <w:sz w:val="24"/>
          <w:lang w:val="uz-Cyrl-UZ"/>
        </w:rPr>
      </w:pPr>
      <w:bookmarkStart w:id="54" w:name="_Hlk236129780"/>
    </w:p>
    <w:p ns2:paraId="7F4BD2A0" ns2:textId="092FADCC" w:rsidR="005F7FDF" w:rsidRPr="007938EF" w:rsidRDefault="0013697E" w:rsidP="005F7FDF">
      <w:pPr>
        <w:ind w:left="3544"/>
        <w:jc w:val="right"/>
        <w:rPr>
          <w:ins w:id="55" w:author="Davron Yakubov" w:date="2024-01-14T11:25:00Z"/>
          <w:rFonts w:ascii="Times New Roman" w:hAnsi="Times New Roman" w:cs="Times New Roman"/>
          <w:b/>
          <w:color w:val="000000" w:themeColor="text1"/>
          <w:sz w:val="24"/>
          <w:lang w:val="uz-Cyrl-UZ"/>
        </w:rPr>
      </w:pPr>
      <w:r>
        <w:rPr>
          <w:rFonts w:ascii="Times New Roman" w:hAnsi="Times New Roman" w:cs="Times New Roman"/>
          <w:b/>
          <w:color w:val="000000" w:themeColor="text1"/>
          <w:sz w:val="24"/>
          <w:lang w:val="uz-Cyrl-UZ"/>
        </w:rPr>
        <w:t xml:space="preserve">Илова № 1</w:t>
      </w:r>
      <w:r w:rsidR="008E213A" w:rsidRPr="008F5D39">
        <w:rPr>
          <w:rFonts w:ascii="Times New Roman" w:hAnsi="Times New Roman" w:cs="Times New Roman"/>
          <w:b/>
          <w:color w:val="000000" w:themeColor="text1"/>
          <w:sz w:val="24"/>
          <w:lang w:val="uz-Cyrl-UZ"/>
        </w:rPr>
        <w:t/>
      </w:r>
      <w:r>
        <w:rPr>
          <w:rFonts w:ascii="Times New Roman" w:hAnsi="Times New Roman" w:cs="Times New Roman"/>
          <w:b/>
          <w:color w:val="000000" w:themeColor="text1"/>
          <w:sz w:val="24"/>
          <w:lang w:val="uz-Cyrl-UZ"/>
        </w:rPr>
        <w:t xml:space="preserve"/>
      </w:r>
    </w:p>
    <w:bookmarkEnd w:id="54"/>
    <w:p ns2:paraId="41AA2858" ns2:textId="561D4AB7" w:rsidR="008E213A" w:rsidRPr="007938EF" w:rsidRDefault="006B179D" w:rsidP="008E213A">
      <w:pPr>
        <w:jc w:val="right"/>
        <w:rPr>
          <w:rFonts w:ascii="Times New Roman" w:hAnsi="Times New Roman" w:cs="Times New Roman"/>
          <w:sz w:val="24"/>
          <w:lang w:val="uz-Cyrl-UZ"/>
        </w:rPr>
      </w:pPr>
      <w:r>
        <w:rPr>
          <w:rFonts w:ascii="Times New Roman" w:hAnsi="Times New Roman" w:cs="Times New Roman"/>
          <w:b/>
          <w:color w:val="000000" w:themeColor="text1"/>
          <w:sz w:val="24"/>
          <w:lang w:val="uz-Cyrl-UZ"/>
        </w:rPr>
        <w:t xml:space="preserve">{sanaUzun} даги </w:t>
      </w:r>
      <w:r w:rsidR="0049582D">
        <w:rPr>
          <w:rFonts w:ascii="Times New Roman" w:hAnsi="Times New Roman" w:cs="Times New Roman"/>
          <w:b/>
          <w:color w:val="000000" w:themeColor="text1"/>
          <w:sz w:val="24"/>
          <w:lang w:val="uz-Cyrl-UZ"/>
        </w:rPr>
        <w:t/>
      </w:r>
      <w:r>
        <w:rPr>
          <w:rFonts w:ascii="Times New Roman" w:hAnsi="Times New Roman" w:cs="Times New Roman"/>
          <w:b/>
          <w:color w:val="000000" w:themeColor="text1"/>
          <w:sz w:val="24"/>
          <w:lang w:val="uz-Cyrl-UZ"/>
        </w:rPr>
        <w:t/>
      </w:r>
      <w:r w:rsidR="003F1A52">
        <w:rPr>
          <w:rFonts w:ascii="Times New Roman" w:hAnsi="Times New Roman" w:cs="Times New Roman"/>
          <w:b/>
          <w:color w:val="000000" w:themeColor="text1"/>
          <w:sz w:val="24"/>
          <w:lang w:val="uz-Cyrl-UZ"/>
        </w:rPr>
        <w:t xml:space="preserve"/>
      </w:r>
      <w:r w:rsidR="00247EF5">
        <w:rPr>
          <w:rFonts w:ascii="Times New Roman" w:hAnsi="Times New Roman" w:cs="Times New Roman"/>
          <w:b/>
          <w:color w:val="000000" w:themeColor="text1"/>
          <w:sz w:val="24"/>
          <w:lang w:val="uz-Cyrl-UZ"/>
        </w:rPr>
        <w:t/>
      </w:r>
      <w:r>
        <w:rPr>
          <w:rFonts w:ascii="Times New Roman" w:hAnsi="Times New Roman" w:cs="Times New Roman"/>
          <w:b/>
          <w:color w:val="000000" w:themeColor="text1"/>
          <w:sz w:val="24"/>
          <w:lang w:val="uz-Cyrl-UZ"/>
        </w:rPr>
        <w:t xml:space="preserve"/>
      </w:r>
      <w:r w:rsidR="006C09E0" w:rsidRPr="008F5D39">
        <w:rPr>
          <w:rFonts w:ascii="Times New Roman" w:hAnsi="Times New Roman" w:cs="Times New Roman"/>
          <w:b/>
          <w:color w:val="000000" w:themeColor="text1"/>
          <w:sz w:val="24"/>
          <w:lang w:val="uz-Cyrl-UZ"/>
        </w:rPr>
        <w:t/>
      </w:r>
      <w:r w:rsidR="00036558">
        <w:rPr>
          <w:rFonts w:ascii="Times New Roman" w:hAnsi="Times New Roman" w:cs="Times New Roman"/>
          <w:b/>
          <w:color w:val="000000" w:themeColor="text1"/>
          <w:sz w:val="24"/>
          <w:lang w:val="uz-Cyrl-UZ"/>
        </w:rPr>
        <w:t/>
      </w:r>
      <w:r w:rsidR="006C09E0" w:rsidRPr="008F5D39">
        <w:rPr>
          <w:rFonts w:ascii="Times New Roman" w:hAnsi="Times New Roman" w:cs="Times New Roman"/>
          <w:b/>
          <w:color w:val="000000" w:themeColor="text1"/>
          <w:sz w:val="24"/>
          <w:lang w:val="uz-Cyrl-UZ"/>
        </w:rPr>
        <w:t xml:space="preserve"/>
      </w:r>
      <w:r w:rsidR="008E213A" w:rsidRPr="007938EF">
        <w:rPr>
          <w:rFonts w:ascii="Times New Roman" w:hAnsi="Times New Roman" w:cs="Times New Roman"/>
          <w:b/>
          <w:color w:val="000000" w:themeColor="text1"/>
          <w:sz w:val="24"/>
          <w:lang w:val="uz-Cyrl-UZ"/>
        </w:rPr>
        <w:t/>
      </w:r>
      <w:r w:rsidR="008E213A" w:rsidRPr="007938EF">
        <w:rPr>
          <w:rFonts w:ascii="Times New Roman" w:hAnsi="Times New Roman" w:cs="Times New Roman"/>
          <w:color w:val="000000" w:themeColor="text1"/>
          <w:sz w:val="24"/>
          <w:lang w:val="uz-Cyrl-UZ"/>
        </w:rPr>
        <w:t xml:space="preserve"/>
      </w:r>
    </w:p>
    <w:p ns2:paraId="14687D27" ns2:textId="5CBC5F8A" w:rsidR="008E213A" w:rsidRPr="000C244A" w:rsidRDefault="008E213A" w:rsidP="008E213A">
      <w:pPr>
        <w:jc w:val="right"/>
        <w:rPr>
          <w:rFonts w:ascii="Times New Roman" w:hAnsi="Times New Roman" w:cs="Times New Roman"/>
          <w:b/>
          <w:sz w:val="24"/>
          <w:szCs w:val="24"/>
          <w:lang w:val="uz-Cyrl-UZ"/>
        </w:rPr>
      </w:pPr>
      <w:r w:rsidRPr="007938EF">
        <w:rPr>
          <w:rFonts w:ascii="Times New Roman" w:hAnsi="Times New Roman" w:cs="Times New Roman"/>
          <w:b/>
          <w:sz w:val="24"/>
          <w:szCs w:val="24"/>
          <w:lang w:val="uz-Cyrl-UZ"/>
        </w:rPr>
        <w:t xml:space="preserve">Фуқаролик-ҳуқуқий тусдаги </w:t>
      </w:r>
      <w:r w:rsidRPr="000C244A">
        <w:rPr>
          <w:rFonts w:ascii="Times New Roman" w:hAnsi="Times New Roman" w:cs="Times New Roman"/>
          <w:b/>
          <w:sz w:val="24"/>
          <w:szCs w:val="24"/>
          <w:lang w:val="uz-Cyrl-UZ"/>
        </w:rPr>
        <w:t xml:space="preserve"/>
      </w:r>
    </w:p>
    <w:p ns2:paraId="1ADC4C59" ns2:textId="7367F802" w:rsidR="005F7FDF" w:rsidRPr="000C244A" w:rsidRDefault="00571163" w:rsidP="008E213A">
      <w:pPr>
        <w:ind w:left="3544"/>
        <w:jc w:val="right"/>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{shartnomaRaqami} - сонли шартномага</w:t>
      </w:r>
      <w:r w:rsidR="006F3748">
        <w:rPr>
          <w:rFonts w:ascii="Times New Roman" w:hAnsi="Times New Roman" w:cs="Times New Roman"/>
          <w:b/>
          <w:sz w:val="24"/>
          <w:szCs w:val="24"/>
          <w:lang w:val="uz-Cyrl-UZ"/>
        </w:rPr>
        <w:t xml:space="preserve"/>
      </w:r>
      <w:r w:rsidR="008E213A" w:rsidRPr="000C244A">
        <w:rPr>
          <w:rFonts w:ascii="Times New Roman" w:hAnsi="Times New Roman" w:cs="Times New Roman"/>
          <w:b/>
          <w:sz w:val="24"/>
          <w:szCs w:val="24"/>
          <w:lang w:val="uz-Cyrl-UZ"/>
        </w:rPr>
        <w:t/>
      </w:r>
      <w:r w:rsidR="006B179D">
        <w:rPr>
          <w:rFonts w:ascii="Times New Roman" w:hAnsi="Times New Roman" w:cs="Times New Roman"/>
          <w:b/>
          <w:sz w:val="24"/>
          <w:szCs w:val="24"/>
          <w:lang w:val="uz-Cyrl-UZ"/>
        </w:rPr>
        <w:t xml:space="preserve"/>
      </w:r>
      <w:r w:rsidR="008E213A" w:rsidRPr="000C244A">
        <w:rPr>
          <w:rFonts w:ascii="Times New Roman" w:hAnsi="Times New Roman" w:cs="Times New Roman"/>
          <w:b/>
          <w:sz w:val="24"/>
          <w:szCs w:val="24"/>
          <w:lang w:val="uz-Cyrl-UZ"/>
        </w:rPr>
        <w:t/>
      </w:r>
    </w:p>
    <w:p ns2:paraId="1069AE81" ns2:textId="77777777" w:rsidR="005F7FDF" w:rsidRPr="007938EF" w:rsidRDefault="005F7FDF" w:rsidP="005F7FDF">
      <w:pPr>
        <w:ind w:left="4111"/>
        <w:jc w:val="center"/>
        <w:rPr>
          <w:ins w:id="56" w:author="Davron Yakubov" w:date="2024-01-14T11:25:00Z"/>
          <w:rFonts w:ascii="Times New Roman" w:hAnsi="Times New Roman" w:cs="Times New Roman"/>
          <w:lang w:val="uz-Cyrl-UZ"/>
        </w:rPr>
      </w:pPr>
    </w:p>
    <w:p ns2:paraId="128C8C80" ns2:textId="26C6328A" w:rsidR="005F7FDF" w:rsidRPr="007938EF" w:rsidRDefault="00EA34F8" w:rsidP="005F7FDF">
      <w:pPr>
        <w:tabs>
          <w:tab w:val="center" w:pos="426"/>
        </w:tabs>
        <w:jc w:val="center"/>
        <w:rPr>
          <w:ins w:id="57" w:author="Davron Yakubov" w:date="2024-01-14T11:25:00Z"/>
          <w:rFonts w:ascii="Times New Roman" w:hAnsi="Times New Roman" w:cs="Times New Roman"/>
          <w:b/>
          <w:color w:val="000000" w:themeColor="text1"/>
          <w:sz w:val="28"/>
          <w:lang w:val="uz-Cyrl-UZ"/>
        </w:rPr>
      </w:pPr>
      <w:r w:rsidRPr="007938EF">
        <w:rPr>
          <w:rFonts w:ascii="Times New Roman" w:hAnsi="Times New Roman" w:cs="Times New Roman"/>
          <w:b/>
          <w:color w:val="000000" w:themeColor="text1"/>
          <w:sz w:val="28"/>
          <w:lang w:val="uz-Cyrl-UZ"/>
        </w:rPr>
        <w:t xml:space="preserve">Бажарувчига тайинланган ишлар рўйхати</w:t>
      </w:r>
      <w:r w:rsidR="0013697E" w:rsidRPr="00EA6010">
        <w:rPr>
          <w:rFonts w:ascii="Times New Roman" w:hAnsi="Times New Roman" w:cs="Times New Roman"/>
          <w:b/>
          <w:color w:val="000000" w:themeColor="text1"/>
          <w:sz w:val="28"/>
          <w:lang w:val="uz-Cyrl-UZ"/>
        </w:rPr>
        <w:t/>
      </w:r>
    </w:p>
    <w:p ns2:paraId="34F6CACA" ns2:textId="21A07290" w:rsidR="005F7FDF" w:rsidRPr="00EA6010" w:rsidRDefault="00957C12" w:rsidP="00957C12">
      <w:pPr>
        <w:tabs>
          <w:tab w:val="center" w:pos="426"/>
        </w:tabs>
        <w:jc w:val="center"/>
        <w:rPr>
          <w:rFonts w:ascii="Times New Roman" w:hAnsi="Times New Roman" w:cs="Times New Roman"/>
          <w:b/>
          <w:sz w:val="28"/>
          <w:lang w:val="uz-Cyrl-UZ"/>
        </w:rPr>
      </w:pPr>
      <w:r w:rsidRPr="00FD79DF">
        <w:rPr>
          <w:rFonts w:ascii="Times New Roman" w:hAnsi="Times New Roman" w:cs="Times New Roman"/>
          <w:b/>
          <w:sz w:val="28"/>
          <w:lang w:val="uz-Cyrl-UZ"/>
        </w:rPr>
        <w:t xml:space="preserve">Фуқаролик-ҳуқуқий тусдаги {shartnomaRaqami} - сонли шартнома асосида</w:t>
      </w:r>
      <w:r w:rsidR="00EA6010">
        <w:rPr>
          <w:rFonts w:ascii="Times New Roman" w:hAnsi="Times New Roman" w:cs="Times New Roman"/>
          <w:b/>
          <w:sz w:val="28"/>
          <w:lang w:val="uz-Cyrl-UZ"/>
        </w:rPr>
        <w:t/>
      </w:r>
      <w:r w:rsidRPr="00FD79DF">
        <w:rPr>
          <w:rFonts w:ascii="Times New Roman" w:hAnsi="Times New Roman" w:cs="Times New Roman"/>
          <w:b/>
          <w:sz w:val="28"/>
          <w:lang w:val="uz-Cyrl-UZ"/>
        </w:rPr>
        <w:t/>
      </w:r>
      <w:r w:rsidR="00EA6010">
        <w:rPr>
          <w:rFonts w:ascii="Times New Roman" w:hAnsi="Times New Roman" w:cs="Times New Roman"/>
          <w:b/>
          <w:sz w:val="28"/>
          <w:lang w:val="uz-Cyrl-UZ"/>
        </w:rPr>
        <w:t/>
      </w:r>
      <w:r w:rsidRPr="00FD79DF">
        <w:rPr>
          <w:rFonts w:ascii="Times New Roman" w:hAnsi="Times New Roman" w:cs="Times New Roman"/>
          <w:b/>
          <w:sz w:val="28"/>
          <w:lang w:val="uz-Cyrl-UZ"/>
        </w:rPr>
        <w:t/>
      </w:r>
      <w:r w:rsidR="00EA6010">
        <w:rPr>
          <w:rFonts w:ascii="Times New Roman" w:hAnsi="Times New Roman" w:cs="Times New Roman"/>
          <w:b/>
          <w:sz w:val="28"/>
          <w:lang w:val="uz-Cyrl-UZ"/>
        </w:rPr>
        <w:t/>
      </w:r>
      <w:r w:rsidRPr="00FD79DF">
        <w:rPr>
          <w:rFonts w:ascii="Times New Roman" w:hAnsi="Times New Roman" w:cs="Times New Roman"/>
          <w:b/>
          <w:sz w:val="28"/>
          <w:lang w:val="uz-Cyrl-UZ"/>
        </w:rPr>
        <w:t xml:space="preserve"/>
      </w:r>
      <w:r w:rsidR="00571163">
        <w:rPr>
          <w:rFonts w:ascii="Times New Roman" w:hAnsi="Times New Roman" w:cs="Times New Roman"/>
          <w:b/>
          <w:sz w:val="28"/>
          <w:lang w:val="uz-Cyrl-UZ"/>
        </w:rPr>
        <w:t/>
      </w:r>
      <w:r w:rsidR="00BC3A67">
        <w:rPr>
          <w:rFonts w:ascii="Times New Roman" w:hAnsi="Times New Roman" w:cs="Times New Roman"/>
          <w:b/>
          <w:sz w:val="28"/>
          <w:lang w:val="uz-Cyrl-UZ"/>
        </w:rPr>
        <w:t xml:space="preserve"/>
      </w:r>
      <w:r w:rsidRPr="00FD79DF">
        <w:rPr>
          <w:rFonts w:ascii="Times New Roman" w:hAnsi="Times New Roman" w:cs="Times New Roman"/>
          <w:b/>
          <w:sz w:val="28"/>
          <w:lang w:val="uz-Cyrl-UZ"/>
        </w:rPr>
        <w:t/>
      </w:r>
      <w:r w:rsidR="00BC3A67">
        <w:rPr>
          <w:rFonts w:ascii="Times New Roman" w:hAnsi="Times New Roman" w:cs="Times New Roman"/>
          <w:b/>
          <w:sz w:val="28"/>
          <w:lang w:val="uz-Cyrl-UZ"/>
        </w:rPr>
        <w:t xml:space="preserve"/>
      </w:r>
      <w:r w:rsidRPr="00FD79DF">
        <w:rPr>
          <w:rFonts w:ascii="Times New Roman" w:hAnsi="Times New Roman" w:cs="Times New Roman"/>
          <w:b/>
          <w:sz w:val="28"/>
          <w:lang w:val="uz-Cyrl-UZ"/>
        </w:rPr>
        <w:t xml:space="preserve"/>
      </w:r>
      <w:r w:rsidRPr="00EA6010">
        <w:rPr>
          <w:rFonts w:ascii="Times New Roman" w:hAnsi="Times New Roman" w:cs="Times New Roman"/>
          <w:b/>
          <w:sz w:val="28"/>
          <w:lang w:val="uz-Cyrl-UZ"/>
        </w:rPr>
        <w:t/>
      </w:r>
    </w:p>
    <w:p ns2:paraId="31E588AF" ns2:textId="5DD4D94B" w:rsidR="00AA18B3" w:rsidRDefault="00AA18B3" w:rsidP="00AA18B3">
      <w:pPr>
        <w:tabs>
          <w:tab w:val="center" w:pos="426"/>
        </w:tabs>
        <w:rPr>
          <w:rFonts w:ascii="Times New Roman" w:hAnsi="Times New Roman" w:cs="Times New Roman"/>
          <w:b/>
          <w:sz w:val="24"/>
          <w:lang w:val="uz-Cyrl-UZ"/>
        </w:rPr>
      </w:pPr>
    </w:p>
    <w:p ns2:paraId="3EEBD550" ns2:textId="27499E2F" w:rsidR="0028520B" w:rsidRPr="0028520B" w:rsidRDefault="0028520B" w:rsidP="0028520B">
      <w:pPr>
        <w:pStyle w:val="af0"/>
        <w:numPr>
          <w:ilvl w:val="0"/>
          <w:numId w:val="9"/>
        </w:numPr>
        <w:rPr>
          <w:lang w:val="uz-Cyrl-UZ"/>
        </w:rPr>
      </w:pPr>
      <w:r w:rsidRPr="0028520B">
        <w:rPr>
          <w:lang w:val="uz-Cyrl-UZ"/>
        </w:rPr>
        <w:t xml:space="preserve">Кунлик ҳисоботлар билан ишлаш: Ундирув ва баланс қолдиқлари бўйича маълумотларни тўплаш ҳамда уларни тартибга солиш.</w:t>
      </w:r>
    </w:p>
    <w:p ns2:paraId="78633B32" ns2:textId="20A5B710" w:rsidR="0028520B" w:rsidRPr="0028520B" w:rsidRDefault="0028520B" w:rsidP="0028520B">
      <w:pPr>
        <w:pStyle w:val="af0"/>
        <w:numPr>
          <w:ilvl w:val="0"/>
          <w:numId w:val="9"/>
        </w:numPr>
        <w:rPr>
          <w:lang w:val="uz-Cyrl-UZ"/>
        </w:rPr>
      </w:pPr>
      <w:r w:rsidRPr="0028520B">
        <w:rPr>
          <w:lang w:val="uz-Cyrl-UZ"/>
        </w:rPr>
        <w:t xml:space="preserve">Маълумотларни жамлаш ва тозалаш: Турли манбалардан келадиган файлларни бирлаштириш, камчиликларини тўғирлаб, ишга тайёр ҳолатга келтириш.</w:t>
      </w:r>
    </w:p>
    <w:p ns2:paraId="11E2E4E7" ns2:textId="106C957E" w:rsidR="0028520B" w:rsidRPr="0028520B" w:rsidRDefault="0028520B" w:rsidP="0028520B">
      <w:pPr>
        <w:pStyle w:val="af0"/>
        <w:numPr>
          <w:ilvl w:val="0"/>
          <w:numId w:val="9"/>
        </w:numPr>
        <w:rPr>
          <w:lang w:val="uz-Cyrl-UZ"/>
        </w:rPr>
      </w:pPr>
      <w:r w:rsidRPr="0028520B">
        <w:rPr>
          <w:lang w:val="uz-Cyrl-UZ"/>
        </w:rPr>
        <w:t xml:space="preserve">Визуал жадваллар тайёрлаш: Умумий ҳолатни кузатиб боришга қулай бўлиши учун содда ва тушунарли дашбордлар яратиш.</w:t>
      </w:r>
    </w:p>
    <w:p ns2:paraId="48742F95" ns2:textId="30AFAA7D" w:rsidR="0028520B" w:rsidRPr="0028520B" w:rsidRDefault="0028520B" w:rsidP="0028520B">
      <w:pPr>
        <w:pStyle w:val="af0"/>
        <w:numPr>
          <w:ilvl w:val="0"/>
          <w:numId w:val="9"/>
        </w:numPr>
        <w:rPr>
          <w:lang w:val="uz-Cyrl-UZ"/>
        </w:rPr>
      </w:pPr>
      <w:r w:rsidRPr="0028520B">
        <w:rPr>
          <w:lang w:val="uz-Cyrl-UZ"/>
        </w:rPr>
        <w:t xml:space="preserve">Маълумотларни тақдим этиш: Сўровларга асосан керакли молиявий маълумотларни саралаб, уларни жамоа ёки раҳбарият учун қулай шаклда чиқариб бериш.</w:t>
      </w:r>
    </w:p>
    <w:p ns2:paraId="54896962" ns2:textId="36275C57" w:rsidR="00403739" w:rsidRPr="00EB7ED4" w:rsidRDefault="00403739" w:rsidP="00EA6010">
      <w:pPr>
        <w:tabs>
          <w:tab w:val="center" w:pos="426"/>
        </w:tabs>
        <w:spacing w:after="0" w:line="360" w:lineRule="auto"/>
        <w:ind w:left="426"/>
        <w:jc w:val="both"/>
        <w:rPr>
          <w:rFonts w:ascii="Times New Roman" w:hAnsi="Times New Roman" w:cs="Times New Roman"/>
          <w:sz w:val="24"/>
          <w:szCs w:val="24"/>
          <w:lang w:val="uz-Cyrl-UZ"/>
        </w:rPr>
      </w:pPr>
    </w:p>
    <w:p ns2:paraId="5095FB0F" ns2:textId="00E7A69A" w:rsidR="00EA6010" w:rsidRPr="00EB7ED4" w:rsidRDefault="00EA6010" w:rsidP="00EA6010">
      <w:pPr>
        <w:tabs>
          <w:tab w:val="center" w:pos="426"/>
        </w:tabs>
        <w:spacing w:after="0" w:line="360" w:lineRule="auto"/>
        <w:jc w:val="both"/>
        <w:rPr>
          <w:rFonts w:ascii="Times New Roman" w:hAnsi="Times New Roman" w:cs="Times New Roman"/>
          <w:sz w:val="24"/>
          <w:szCs w:val="24"/>
          <w:lang w:val="uz-Cyrl-UZ"/>
        </w:rPr>
      </w:pPr>
    </w:p>
    <w:p ns2:paraId="4E9800C8" ns2:textId="0EBF0A8A" w:rsidR="00EA6010" w:rsidRPr="00EB7ED4" w:rsidRDefault="00EA6010" w:rsidP="00A3175D">
      <w:pPr>
        <w:tabs>
          <w:tab w:val="center" w:pos="426"/>
        </w:tabs>
        <w:spacing w:after="0" w:line="360" w:lineRule="auto"/>
        <w:ind w:left="426"/>
        <w:jc w:val="both"/>
        <w:rPr>
          <w:rFonts w:ascii="Times New Roman" w:hAnsi="Times New Roman" w:cs="Times New Roman"/>
          <w:sz w:val="24"/>
          <w:szCs w:val="24"/>
          <w:lang w:val="uz-Cyrl-UZ"/>
        </w:rPr>
      </w:pPr>
    </w:p>
    <w:p ns2:paraId="5204075B" ns2:textId="7F9B02E0" w:rsidR="00423C8E" w:rsidRPr="00EB7ED4" w:rsidRDefault="00423C8E" w:rsidP="00A3175D">
      <w:pPr>
        <w:tabs>
          <w:tab w:val="center" w:pos="426"/>
        </w:tabs>
        <w:spacing w:after="0" w:line="360" w:lineRule="auto"/>
        <w:ind w:left="426"/>
        <w:jc w:val="both"/>
        <w:rPr>
          <w:rFonts w:ascii="Times New Roman" w:hAnsi="Times New Roman" w:cs="Times New Roman"/>
          <w:sz w:val="24"/>
          <w:szCs w:val="24"/>
          <w:lang w:val="uz-Cyrl-UZ"/>
        </w:rPr>
      </w:pPr>
    </w:p>
    <w:p ns2:paraId="78CA3CE3" ns2:textId="018ED7DD" w:rsidR="00423C8E" w:rsidRPr="00EB7ED4" w:rsidRDefault="00423C8E" w:rsidP="00A3175D">
      <w:pPr>
        <w:tabs>
          <w:tab w:val="center" w:pos="426"/>
        </w:tabs>
        <w:spacing w:after="0" w:line="360" w:lineRule="auto"/>
        <w:ind w:left="426"/>
        <w:jc w:val="both"/>
        <w:rPr>
          <w:rFonts w:ascii="Times New Roman" w:hAnsi="Times New Roman" w:cs="Times New Roman"/>
          <w:sz w:val="24"/>
          <w:szCs w:val="24"/>
          <w:lang w:val="uz-Cyrl-UZ"/>
        </w:rPr>
      </w:pPr>
    </w:p>
    <w:p ns2:paraId="5FFBF573" ns2:textId="60043782" w:rsidR="00423C8E" w:rsidRPr="00EB7ED4" w:rsidRDefault="00423C8E" w:rsidP="00A3175D">
      <w:pPr>
        <w:tabs>
          <w:tab w:val="center" w:pos="426"/>
        </w:tabs>
        <w:spacing w:after="0" w:line="360" w:lineRule="auto"/>
        <w:ind w:left="426"/>
        <w:jc w:val="both"/>
        <w:rPr>
          <w:rFonts w:ascii="Times New Roman" w:hAnsi="Times New Roman" w:cs="Times New Roman"/>
          <w:sz w:val="24"/>
          <w:szCs w:val="24"/>
          <w:lang w:val="uz-Cyrl-UZ"/>
        </w:rPr>
      </w:pPr>
    </w:p>
    <w:p ns2:paraId="1CD26FC3" ns2:textId="50165724" w:rsidR="00423C8E" w:rsidRPr="00EB7ED4" w:rsidRDefault="00423C8E" w:rsidP="00A3175D">
      <w:pPr>
        <w:tabs>
          <w:tab w:val="center" w:pos="426"/>
        </w:tabs>
        <w:spacing w:after="0" w:line="360" w:lineRule="auto"/>
        <w:ind w:left="426"/>
        <w:jc w:val="both"/>
        <w:rPr>
          <w:rFonts w:ascii="Times New Roman" w:hAnsi="Times New Roman" w:cs="Times New Roman"/>
          <w:sz w:val="24"/>
          <w:szCs w:val="24"/>
          <w:lang w:val="uz-Cyrl-UZ"/>
        </w:rPr>
      </w:pPr>
    </w:p>
    <w:p ns2:paraId="0419EEFA" ns2:textId="71F199B3" w:rsidR="00423C8E" w:rsidRPr="00EB7ED4" w:rsidRDefault="00423C8E" w:rsidP="00A3175D">
      <w:pPr>
        <w:tabs>
          <w:tab w:val="center" w:pos="426"/>
        </w:tabs>
        <w:spacing w:after="0" w:line="360" w:lineRule="auto"/>
        <w:ind w:left="426"/>
        <w:jc w:val="both"/>
        <w:rPr>
          <w:rFonts w:ascii="Times New Roman" w:hAnsi="Times New Roman" w:cs="Times New Roman"/>
          <w:sz w:val="24"/>
          <w:szCs w:val="24"/>
          <w:lang w:val="uz-Cyrl-UZ"/>
        </w:rPr>
      </w:pPr>
    </w:p>
    <w:p ns2:paraId="5CA260A9" ns2:textId="5C631E51" w:rsidR="00423C8E" w:rsidRDefault="00423C8E" w:rsidP="00A3175D">
      <w:pPr>
        <w:tabs>
          <w:tab w:val="center" w:pos="426"/>
        </w:tabs>
        <w:spacing w:after="0" w:line="360" w:lineRule="auto"/>
        <w:ind w:left="426"/>
        <w:jc w:val="both"/>
        <w:rPr>
          <w:rFonts w:ascii="Times New Roman" w:hAnsi="Times New Roman" w:cs="Times New Roman"/>
          <w:sz w:val="28"/>
          <w:szCs w:val="24"/>
          <w:lang w:val="uz-Cyrl-UZ"/>
        </w:rPr>
      </w:pPr>
    </w:p>
    <w:p ns2:paraId="618EEAFB" ns2:textId="42D98C0E" w:rsidR="00423C8E" w:rsidRDefault="00423C8E" w:rsidP="00A3175D">
      <w:pPr>
        <w:tabs>
          <w:tab w:val="center" w:pos="426"/>
        </w:tabs>
        <w:spacing w:after="0" w:line="360" w:lineRule="auto"/>
        <w:ind w:left="426"/>
        <w:jc w:val="both"/>
        <w:rPr>
          <w:rFonts w:ascii="Times New Roman" w:hAnsi="Times New Roman" w:cs="Times New Roman"/>
          <w:sz w:val="28"/>
          <w:szCs w:val="24"/>
          <w:lang w:val="uz-Cyrl-UZ"/>
        </w:rPr>
      </w:pPr>
    </w:p>
    <w:p ns2:paraId="2EDECC01" ns2:textId="344510D0" w:rsidR="00423C8E" w:rsidRDefault="00423C8E" w:rsidP="00A3175D">
      <w:pPr>
        <w:tabs>
          <w:tab w:val="center" w:pos="426"/>
        </w:tabs>
        <w:spacing w:after="0" w:line="360" w:lineRule="auto"/>
        <w:ind w:left="426"/>
        <w:jc w:val="both"/>
        <w:rPr>
          <w:rFonts w:ascii="Times New Roman" w:hAnsi="Times New Roman" w:cs="Times New Roman"/>
          <w:sz w:val="28"/>
          <w:szCs w:val="24"/>
          <w:lang w:val="uz-Cyrl-UZ"/>
        </w:rPr>
      </w:pPr>
    </w:p>
    <w:p ns2:paraId="58A2DC38" ns2:textId="7AE73651" w:rsidR="00423C8E" w:rsidRDefault="00423C8E" w:rsidP="00A3175D">
      <w:pPr>
        <w:tabs>
          <w:tab w:val="center" w:pos="426"/>
        </w:tabs>
        <w:spacing w:after="0" w:line="360" w:lineRule="auto"/>
        <w:ind w:left="426"/>
        <w:jc w:val="both"/>
        <w:rPr>
          <w:rFonts w:ascii="Times New Roman" w:hAnsi="Times New Roman" w:cs="Times New Roman"/>
          <w:sz w:val="28"/>
          <w:szCs w:val="24"/>
          <w:lang w:val="uz-Cyrl-UZ"/>
        </w:rPr>
      </w:pPr>
    </w:p>
    <w:p ns2:paraId="131BC9CC" ns2:textId="2C196111" w:rsidR="00423C8E" w:rsidRDefault="00423C8E" w:rsidP="00A3175D">
      <w:pPr>
        <w:tabs>
          <w:tab w:val="center" w:pos="426"/>
        </w:tabs>
        <w:spacing w:after="0" w:line="360" w:lineRule="auto"/>
        <w:ind w:left="426"/>
        <w:jc w:val="both"/>
        <w:rPr>
          <w:rFonts w:ascii="Times New Roman" w:hAnsi="Times New Roman" w:cs="Times New Roman"/>
          <w:sz w:val="28"/>
          <w:szCs w:val="24"/>
          <w:lang w:val="uz-Cyrl-UZ"/>
        </w:rPr>
      </w:pPr>
    </w:p>
    <w:p ns2:paraId="64AD875D" ns2:textId="702EF1D8" w:rsidR="00423C8E" w:rsidRDefault="00423C8E" w:rsidP="00A3175D">
      <w:pPr>
        <w:tabs>
          <w:tab w:val="center" w:pos="426"/>
        </w:tabs>
        <w:spacing w:after="0" w:line="360" w:lineRule="auto"/>
        <w:ind w:left="426"/>
        <w:jc w:val="both"/>
        <w:rPr>
          <w:rFonts w:ascii="Times New Roman" w:hAnsi="Times New Roman" w:cs="Times New Roman"/>
          <w:sz w:val="28"/>
          <w:szCs w:val="24"/>
          <w:lang w:val="uz-Cyrl-UZ"/>
        </w:rPr>
      </w:pPr>
    </w:p>
    <w:p ns2:paraId="5400DD5C" ns2:textId="4038EFDC" w:rsidR="00423C8E" w:rsidRDefault="00423C8E" w:rsidP="00A3175D">
      <w:pPr>
        <w:tabs>
          <w:tab w:val="center" w:pos="426"/>
        </w:tabs>
        <w:spacing w:after="0" w:line="360" w:lineRule="auto"/>
        <w:ind w:left="426"/>
        <w:jc w:val="both"/>
        <w:rPr>
          <w:rFonts w:ascii="Times New Roman" w:hAnsi="Times New Roman" w:cs="Times New Roman"/>
          <w:sz w:val="28"/>
          <w:szCs w:val="24"/>
          <w:lang w:val="uz-Cyrl-UZ"/>
        </w:rPr>
      </w:pPr>
    </w:p>
    <w:p ns2:paraId="635691CD" ns2:textId="0B245F3C" w:rsidR="00423C8E" w:rsidRDefault="00423C8E" w:rsidP="00A3175D">
      <w:pPr>
        <w:tabs>
          <w:tab w:val="center" w:pos="426"/>
        </w:tabs>
        <w:spacing w:after="0" w:line="360" w:lineRule="auto"/>
        <w:ind w:left="426"/>
        <w:jc w:val="both"/>
        <w:rPr>
          <w:rFonts w:ascii="Times New Roman" w:hAnsi="Times New Roman" w:cs="Times New Roman"/>
          <w:sz w:val="28"/>
          <w:szCs w:val="24"/>
          <w:lang w:val="uz-Cyrl-UZ"/>
        </w:rPr>
      </w:pPr>
    </w:p>
    <w:p ns2:paraId="0D663AA5" ns2:textId="6AC23005" w:rsidR="00423C8E" w:rsidRDefault="00423C8E" w:rsidP="00A3175D">
      <w:pPr>
        <w:tabs>
          <w:tab w:val="center" w:pos="426"/>
        </w:tabs>
        <w:spacing w:after="0" w:line="360" w:lineRule="auto"/>
        <w:ind w:left="426"/>
        <w:jc w:val="both"/>
        <w:rPr>
          <w:rFonts w:ascii="Times New Roman" w:hAnsi="Times New Roman" w:cs="Times New Roman"/>
          <w:sz w:val="28"/>
          <w:szCs w:val="24"/>
          <w:lang w:val="uz-Cyrl-UZ"/>
        </w:rPr>
      </w:pPr>
    </w:p>
    <w:p ns2:paraId="36B92DD9" ns2:textId="7920A53C" w:rsidR="00694D5B" w:rsidRDefault="00694D5B" w:rsidP="00A3175D">
      <w:pPr>
        <w:tabs>
          <w:tab w:val="center" w:pos="426"/>
        </w:tabs>
        <w:spacing w:after="0" w:line="360" w:lineRule="auto"/>
        <w:ind w:left="426"/>
        <w:jc w:val="both"/>
        <w:rPr>
          <w:rFonts w:ascii="Times New Roman" w:hAnsi="Times New Roman" w:cs="Times New Roman"/>
          <w:sz w:val="28"/>
          <w:szCs w:val="24"/>
          <w:lang w:val="uz-Cyrl-UZ"/>
        </w:rPr>
      </w:pPr>
    </w:p>
    <w:p ns2:paraId="4B466E8A" ns2:textId="77777777" w:rsidR="00423C8E" w:rsidRDefault="00423C8E" w:rsidP="00A3175D">
      <w:pPr>
        <w:tabs>
          <w:tab w:val="center" w:pos="426"/>
        </w:tabs>
        <w:spacing w:after="0" w:line="360" w:lineRule="auto"/>
        <w:ind w:left="426"/>
        <w:jc w:val="both"/>
        <w:rPr>
          <w:rFonts w:ascii="Times New Roman" w:hAnsi="Times New Roman" w:cs="Times New Roman"/>
          <w:sz w:val="28"/>
          <w:szCs w:val="24"/>
          <w:lang w:val="uz-Cyrl-UZ"/>
        </w:rPr>
      </w:pPr>
    </w:p>
    <w:p ns2:paraId="63AEB8A6" ns2:textId="77777777" w:rsidR="00C822EE" w:rsidRDefault="00C822EE" w:rsidP="008E213A">
      <w:pPr>
        <w:jc w:val="right"/>
        <w:rPr>
          <w:rFonts w:ascii="Times New Roman" w:hAnsi="Times New Roman" w:cs="Times New Roman"/>
          <w:b/>
          <w:color w:val="000000" w:themeColor="text1"/>
          <w:sz w:val="24"/>
          <w:lang w:val="uz-Cyrl-UZ"/>
        </w:rPr>
      </w:pPr>
    </w:p>
    <w:p ns2:paraId="1C101F9D" ns2:textId="77777777" w:rsidR="00C822EE" w:rsidRDefault="00C822EE" w:rsidP="008E213A">
      <w:pPr>
        <w:jc w:val="right"/>
        <w:rPr>
          <w:rFonts w:ascii="Times New Roman" w:hAnsi="Times New Roman" w:cs="Times New Roman"/>
          <w:b/>
          <w:color w:val="000000" w:themeColor="text1"/>
          <w:sz w:val="24"/>
          <w:lang w:val="uz-Cyrl-UZ"/>
        </w:rPr>
      </w:pPr>
    </w:p>
    <w:p ns2:paraId="4EDD95E8" ns2:textId="3CF322B1" w:rsidR="00C822EE" w:rsidRDefault="00C822EE" w:rsidP="008E213A">
      <w:pPr>
        <w:jc w:val="right"/>
        <w:rPr>
          <w:rFonts w:ascii="Times New Roman" w:hAnsi="Times New Roman" w:cs="Times New Roman"/>
          <w:b/>
          <w:color w:val="000000" w:themeColor="text1"/>
          <w:sz w:val="24"/>
          <w:lang w:val="uz-Cyrl-UZ"/>
        </w:rPr>
      </w:pPr>
      <w:r w:rsidRPr="00C822EE">
        <w:rPr>
          <w:rFonts w:ascii="Times New Roman" w:hAnsi="Times New Roman" w:cs="Times New Roman"/>
          <w:b/>
          <w:color w:val="000000" w:themeColor="text1"/>
          <w:sz w:val="24"/>
          <w:lang w:val="uz-Cyrl-UZ"/>
        </w:rPr>
        <w:t xml:space="preserve">Илова № 2</w:t>
      </w:r>
      <w:r>
        <w:rPr>
          <w:rFonts w:ascii="Times New Roman" w:hAnsi="Times New Roman" w:cs="Times New Roman"/>
          <w:b/>
          <w:color w:val="000000" w:themeColor="text1"/>
          <w:sz w:val="24"/>
          <w:lang w:val="uz-Cyrl-UZ"/>
        </w:rPr>
        <w:t/>
      </w:r>
    </w:p>
    <w:p ns2:paraId="60E4B0E6" ns2:textId="6F774D4E" w:rsidR="008E213A" w:rsidRPr="00D82F85" w:rsidRDefault="006B179D" w:rsidP="008E213A">
      <w:pPr>
        <w:jc w:val="right"/>
        <w:rPr>
          <w:rFonts w:ascii="Times New Roman" w:hAnsi="Times New Roman" w:cs="Times New Roman"/>
          <w:sz w:val="24"/>
          <w:lang w:val="uz-Cyrl-UZ"/>
        </w:rPr>
      </w:pPr>
      <w:r>
        <w:rPr>
          <w:rFonts w:ascii="Times New Roman" w:hAnsi="Times New Roman" w:cs="Times New Roman"/>
          <w:b/>
          <w:color w:val="000000" w:themeColor="text1"/>
          <w:sz w:val="24"/>
          <w:lang w:val="uz-Cyrl-UZ"/>
        </w:rPr>
        <w:t xml:space="preserve">{sanaUzun} да тузилган</w:t>
      </w:r>
      <w:r w:rsidR="0049582D">
        <w:rPr>
          <w:rFonts w:ascii="Times New Roman" w:hAnsi="Times New Roman" w:cs="Times New Roman"/>
          <w:b/>
          <w:color w:val="000000" w:themeColor="text1"/>
          <w:sz w:val="24"/>
          <w:lang w:val="uz-Cyrl-UZ"/>
        </w:rPr>
        <w:t/>
      </w:r>
      <w:r>
        <w:rPr>
          <w:rFonts w:ascii="Times New Roman" w:hAnsi="Times New Roman" w:cs="Times New Roman"/>
          <w:b/>
          <w:color w:val="000000" w:themeColor="text1"/>
          <w:sz w:val="24"/>
          <w:lang w:val="uz-Cyrl-UZ"/>
        </w:rPr>
        <w:t/>
      </w:r>
      <w:r w:rsidR="005D1FCC">
        <w:rPr>
          <w:rFonts w:ascii="Times New Roman" w:hAnsi="Times New Roman" w:cs="Times New Roman"/>
          <w:b/>
          <w:color w:val="000000" w:themeColor="text1"/>
          <w:sz w:val="24"/>
          <w:lang w:val="uz-Cyrl-UZ"/>
        </w:rPr>
        <w:t xml:space="preserve"/>
      </w:r>
      <w:r w:rsidR="00247EF5">
        <w:rPr>
          <w:rFonts w:ascii="Times New Roman" w:hAnsi="Times New Roman" w:cs="Times New Roman"/>
          <w:b/>
          <w:color w:val="000000" w:themeColor="text1"/>
          <w:sz w:val="24"/>
          <w:lang w:val="uz-Cyrl-UZ"/>
        </w:rPr>
        <w:t/>
      </w:r>
      <w:r>
        <w:rPr>
          <w:rFonts w:ascii="Times New Roman" w:hAnsi="Times New Roman" w:cs="Times New Roman"/>
          <w:b/>
          <w:color w:val="000000" w:themeColor="text1"/>
          <w:sz w:val="24"/>
          <w:lang w:val="uz-Cyrl-UZ"/>
        </w:rPr>
        <w:t xml:space="preserve"/>
      </w:r>
      <w:r w:rsidR="007B5F46" w:rsidRPr="008F5D39">
        <w:rPr>
          <w:rFonts w:ascii="Times New Roman" w:hAnsi="Times New Roman" w:cs="Times New Roman"/>
          <w:b/>
          <w:color w:val="000000" w:themeColor="text1"/>
          <w:sz w:val="24"/>
          <w:lang w:val="uz-Cyrl-UZ"/>
        </w:rPr>
        <w:t/>
      </w:r>
      <w:r w:rsidR="00036558">
        <w:rPr>
          <w:rFonts w:ascii="Times New Roman" w:hAnsi="Times New Roman" w:cs="Times New Roman"/>
          <w:b/>
          <w:color w:val="000000" w:themeColor="text1"/>
          <w:sz w:val="24"/>
          <w:lang w:val="uz-Cyrl-UZ"/>
        </w:rPr>
        <w:t/>
      </w:r>
      <w:r w:rsidR="007B5F46" w:rsidRPr="008F5D39">
        <w:rPr>
          <w:rFonts w:ascii="Times New Roman" w:hAnsi="Times New Roman" w:cs="Times New Roman"/>
          <w:b/>
          <w:color w:val="000000" w:themeColor="text1"/>
          <w:sz w:val="24"/>
          <w:lang w:val="uz-Cyrl-UZ"/>
        </w:rPr>
        <w:t xml:space="preserve"/>
      </w:r>
      <w:r w:rsidR="008E213A" w:rsidRPr="008F5D39">
        <w:rPr>
          <w:rFonts w:ascii="Times New Roman" w:hAnsi="Times New Roman" w:cs="Times New Roman"/>
          <w:b/>
          <w:color w:val="000000" w:themeColor="text1"/>
          <w:sz w:val="24"/>
          <w:lang w:val="uz-Cyrl-UZ"/>
        </w:rPr>
        <w:t xml:space="preserve"/>
      </w:r>
      <w:r w:rsidR="008E213A" w:rsidRPr="00D82F85">
        <w:rPr>
          <w:rFonts w:ascii="Times New Roman" w:hAnsi="Times New Roman" w:cs="Times New Roman"/>
          <w:b/>
          <w:sz w:val="24"/>
          <w:lang w:val="uz-Cyrl-UZ"/>
        </w:rPr>
        <w:t/>
      </w:r>
    </w:p>
    <w:p ns2:paraId="406352A1" ns2:textId="77777777" w:rsidR="008E213A" w:rsidRPr="00D82F85" w:rsidRDefault="008E213A" w:rsidP="008E213A">
      <w:pPr>
        <w:jc w:val="right"/>
        <w:rPr>
          <w:rFonts w:ascii="Times New Roman" w:hAnsi="Times New Roman" w:cs="Times New Roman"/>
          <w:b/>
          <w:sz w:val="24"/>
          <w:szCs w:val="24"/>
          <w:lang w:val="uz-Cyrl-UZ"/>
        </w:rPr>
      </w:pPr>
      <w:r w:rsidRPr="00D82F85">
        <w:rPr>
          <w:rFonts w:ascii="Times New Roman" w:hAnsi="Times New Roman" w:cs="Times New Roman"/>
          <w:b/>
          <w:sz w:val="24"/>
          <w:szCs w:val="24"/>
          <w:lang w:val="uz-Cyrl-UZ"/>
        </w:rPr>
        <w:t xml:space="preserve">Фуқаролик-ҳуқуқий тусдаги </w:t>
      </w:r>
    </w:p>
    <w:p ns2:paraId="3D65B39E" ns2:textId="19328E7F" w:rsidR="008E213A" w:rsidRDefault="00571163" w:rsidP="008E213A">
      <w:pPr>
        <w:ind w:left="3544"/>
        <w:jc w:val="right"/>
        <w:rPr>
          <w:rFonts w:ascii="Times New Roman" w:hAnsi="Times New Roman" w:cs="Times New Roman"/>
          <w:b/>
          <w:sz w:val="24"/>
          <w:szCs w:val="24"/>
          <w:lang w:val="uz-Cyrl-UZ"/>
        </w:rPr>
      </w:pPr>
      <w:r>
        <w:rPr>
          <w:rFonts w:ascii="Times New Roman" w:hAnsi="Times New Roman" w:cs="Times New Roman"/>
          <w:b/>
          <w:sz w:val="24"/>
          <w:szCs w:val="24"/>
          <w:lang w:val="uz-Cyrl-UZ"/>
        </w:rPr>
        <w:t xml:space="preserve">{shartnomaRaqami} - сонли шартномага</w:t>
      </w:r>
      <w:r w:rsidR="00AB5E05">
        <w:rPr>
          <w:rFonts w:ascii="Times New Roman" w:hAnsi="Times New Roman" w:cs="Times New Roman"/>
          <w:b/>
          <w:sz w:val="24"/>
          <w:szCs w:val="24"/>
          <w:lang w:val="uz-Cyrl-UZ"/>
        </w:rPr>
        <w:t xml:space="preserve"/>
      </w:r>
      <w:r w:rsidR="008E213A" w:rsidRPr="00D82F85">
        <w:rPr>
          <w:rFonts w:ascii="Times New Roman" w:hAnsi="Times New Roman" w:cs="Times New Roman"/>
          <w:b/>
          <w:sz w:val="24"/>
          <w:szCs w:val="24"/>
          <w:lang w:val="uz-Cyrl-UZ"/>
        </w:rPr>
        <w:t/>
      </w:r>
      <w:r w:rsidR="006B179D">
        <w:rPr>
          <w:rFonts w:ascii="Times New Roman" w:hAnsi="Times New Roman" w:cs="Times New Roman"/>
          <w:b/>
          <w:sz w:val="24"/>
          <w:szCs w:val="24"/>
          <w:lang w:val="uz-Cyrl-UZ"/>
        </w:rPr>
        <w:t xml:space="preserve"/>
      </w:r>
      <w:r w:rsidR="008E213A">
        <w:rPr>
          <w:rFonts w:ascii="Times New Roman" w:hAnsi="Times New Roman" w:cs="Times New Roman"/>
          <w:b/>
          <w:sz w:val="24"/>
          <w:szCs w:val="24"/>
          <w:lang w:val="uz-Cyrl-UZ"/>
        </w:rPr>
        <w:t/>
      </w:r>
    </w:p>
    <w:p ns2:paraId="5A29E447" ns2:textId="77777777" w:rsidR="005F7FDF" w:rsidRPr="008E213A" w:rsidRDefault="005F7FDF" w:rsidP="00F500F4">
      <w:pPr>
        <w:spacing w:after="0"/>
        <w:jc w:val="center"/>
        <w:rPr>
          <w:ins w:id="58" w:author="Davron Yakubov" w:date="2024-01-14T11:25:00Z"/>
          <w:rFonts w:ascii="Times New Roman" w:hAnsi="Times New Roman" w:cs="Times New Roman"/>
          <w:b/>
          <w:sz w:val="24"/>
          <w:lang w:val="uz-Cyrl-UZ"/>
        </w:rPr>
      </w:pPr>
    </w:p>
    <w:p ns2:paraId="5ACF2DDC" ns2:textId="4F6CCBAB" w:rsidR="008E213A" w:rsidRPr="005D1FCC" w:rsidRDefault="00B503FB" w:rsidP="00F500F4">
      <w:pPr>
        <w:spacing w:after="0"/>
        <w:jc w:val="center"/>
        <w:rPr>
          <w:rFonts w:ascii="Times New Roman" w:hAnsi="Times New Roman" w:cs="Times New Roman"/>
          <w:b/>
          <w:sz w:val="24"/>
          <w:lang w:val="uz-Cyrl-UZ"/>
        </w:rPr>
      </w:pPr>
      <w:r>
        <w:rPr>
          <w:rFonts w:ascii="Times New Roman" w:hAnsi="Times New Roman" w:cs="Times New Roman"/>
          <w:b/>
          <w:sz w:val="24"/>
          <w:lang w:val="uz-Cyrl-UZ"/>
        </w:rPr>
        <w:t xml:space="preserve">{sanaBoshlanish} йилдан {sanaTugash} йилгача БЎЛГАН ҲИСОБОТ ДАВРИ БЎЙИЧА</w:t>
      </w:r>
      <w:r w:rsidR="0049582D">
        <w:rPr>
          <w:rFonts w:ascii="Times New Roman" w:hAnsi="Times New Roman" w:cs="Times New Roman"/>
          <w:b/>
          <w:sz w:val="24"/>
          <w:lang w:val="uz-Cyrl-UZ"/>
        </w:rPr>
        <w:t/>
      </w:r>
      <w:r w:rsidR="005D1FCC" w:rsidRPr="005D1FCC">
        <w:rPr>
          <w:rFonts w:ascii="Times New Roman" w:hAnsi="Times New Roman" w:cs="Times New Roman"/>
          <w:b/>
          <w:sz w:val="24"/>
          <w:lang w:val="uz-Cyrl-UZ"/>
        </w:rPr>
        <w:t/>
      </w:r>
      <w:r w:rsidR="00CD443A">
        <w:rPr>
          <w:rFonts w:ascii="Times New Roman" w:hAnsi="Times New Roman" w:cs="Times New Roman"/>
          <w:b/>
          <w:sz w:val="24"/>
          <w:lang w:val="uz-Cyrl-UZ"/>
        </w:rPr>
        <w:t/>
      </w:r>
      <w:r w:rsidR="005D1FCC" w:rsidRPr="005D1FCC">
        <w:rPr>
          <w:rFonts w:ascii="Times New Roman" w:hAnsi="Times New Roman" w:cs="Times New Roman"/>
          <w:b/>
          <w:sz w:val="24"/>
          <w:lang w:val="uz-Cyrl-UZ"/>
        </w:rPr>
        <w:t xml:space="preserve"/>
      </w:r>
      <w:r w:rsidR="007B5F46" w:rsidRPr="005D1FCC">
        <w:rPr>
          <w:rFonts w:ascii="Times New Roman" w:hAnsi="Times New Roman" w:cs="Times New Roman"/>
          <w:b/>
          <w:sz w:val="24"/>
          <w:lang w:val="uz-Cyrl-UZ"/>
        </w:rPr>
        <w:t xml:space="preserve"/>
      </w:r>
      <w:r w:rsidR="005D1FCC" w:rsidRPr="005D1FCC">
        <w:rPr>
          <w:rFonts w:ascii="Times New Roman" w:hAnsi="Times New Roman" w:cs="Times New Roman"/>
          <w:b/>
          <w:sz w:val="24"/>
          <w:lang w:val="uz-Cyrl-UZ"/>
        </w:rPr>
        <w:t xml:space="preserve"/>
      </w:r>
      <w:r w:rsidR="008E213A" w:rsidRPr="005D1FCC">
        <w:rPr>
          <w:rFonts w:ascii="Times New Roman" w:hAnsi="Times New Roman" w:cs="Times New Roman"/>
          <w:b/>
          <w:sz w:val="24"/>
          <w:lang w:val="uz-Cyrl-UZ"/>
        </w:rPr>
        <w:t xml:space="preserve"/>
      </w:r>
      <w:r w:rsidR="00CD443A">
        <w:rPr>
          <w:rFonts w:ascii="Times New Roman" w:hAnsi="Times New Roman" w:cs="Times New Roman"/>
          <w:b/>
          <w:sz w:val="24"/>
          <w:lang w:val="uz-Cyrl-UZ"/>
        </w:rPr>
        <w:t/>
      </w:r>
      <w:r w:rsidR="005D1FCC" w:rsidRPr="005D1FCC">
        <w:rPr>
          <w:rFonts w:ascii="Times New Roman" w:hAnsi="Times New Roman" w:cs="Times New Roman"/>
          <w:b/>
          <w:sz w:val="24"/>
          <w:lang w:val="uz-Cyrl-UZ"/>
        </w:rPr>
        <w:t/>
      </w:r>
      <w:r w:rsidR="007B5F46" w:rsidRPr="005D1FCC">
        <w:rPr>
          <w:rFonts w:ascii="Times New Roman" w:hAnsi="Times New Roman" w:cs="Times New Roman"/>
          <w:b/>
          <w:sz w:val="24"/>
          <w:lang w:val="uz-Cyrl-UZ"/>
        </w:rPr>
        <w:t xml:space="preserve"/>
      </w:r>
      <w:r w:rsidR="008E213A" w:rsidRPr="005D1FCC">
        <w:rPr>
          <w:rFonts w:ascii="Times New Roman" w:hAnsi="Times New Roman" w:cs="Times New Roman"/>
          <w:b/>
          <w:sz w:val="24"/>
          <w:lang w:val="uz-Cyrl-UZ"/>
        </w:rPr>
        <w:t xml:space="preserve"/>
      </w:r>
    </w:p>
    <w:p ns2:paraId="14275934" ns2:textId="3E8189DF" w:rsidR="005F7FDF" w:rsidRPr="000C244A" w:rsidRDefault="00D3105B" w:rsidP="00F500F4">
      <w:pPr>
        <w:spacing w:after="0"/>
        <w:jc w:val="center"/>
        <w:rPr>
          <w:ins w:id="59" w:author="Davron Yakubov" w:date="2024-01-14T11:25:00Z"/>
          <w:rFonts w:ascii="Times New Roman" w:hAnsi="Times New Roman" w:cs="Times New Roman"/>
          <w:b/>
          <w:sz w:val="24"/>
          <w:lang w:val="uz-Cyrl-UZ"/>
        </w:rPr>
      </w:pPr>
      <w:r w:rsidRPr="005D1FCC">
        <w:rPr>
          <w:rFonts w:ascii="Times New Roman" w:hAnsi="Times New Roman" w:cs="Times New Roman"/>
          <w:b/>
          <w:sz w:val="24"/>
          <w:lang w:val="uz-Cyrl-UZ"/>
        </w:rPr>
        <w:t xml:space="preserve">ТУГАЛЛАНГАН ИШЛАР ДАЛОЛАТНОМАСИ</w:t>
      </w:r>
      <w:r>
        <w:rPr>
          <w:rFonts w:ascii="Times New Roman" w:hAnsi="Times New Roman" w:cs="Times New Roman"/>
          <w:b/>
          <w:sz w:val="24"/>
          <w:lang w:val="uz-Cyrl-UZ"/>
        </w:rPr>
        <w:t xml:space="preserve"/>
      </w:r>
      <w:r w:rsidR="00143958" w:rsidRPr="00D3105B">
        <w:rPr>
          <w:rFonts w:ascii="Times New Roman" w:hAnsi="Times New Roman" w:cs="Times New Roman"/>
          <w:b/>
          <w:sz w:val="24"/>
          <w:lang w:val="uz-Cyrl-UZ"/>
        </w:rPr>
        <w:t/>
      </w:r>
    </w:p>
    <w:p ns2:paraId="26E9E1FB" ns2:textId="77777777" w:rsidR="00C204CC" w:rsidRPr="00143958" w:rsidRDefault="00C204CC" w:rsidP="00F500F4">
      <w:pPr>
        <w:spacing w:after="0" w:line="360" w:lineRule="auto"/>
        <w:rPr>
          <w:ins w:id="60" w:author="Davron Yakubov" w:date="2024-01-14T11:32:00Z"/>
          <w:rFonts w:ascii="Times New Roman" w:hAnsi="Times New Roman" w:cs="Times New Roman"/>
          <w:b/>
          <w:sz w:val="24"/>
          <w:lang w:val="uz-Cyrl-UZ"/>
        </w:rPr>
      </w:pPr>
    </w:p>
    <w:p ns2:paraId="410FCF3E" ns2:textId="36151D62" w:rsidR="008E213A" w:rsidRPr="00143958" w:rsidRDefault="00126F97" w:rsidP="007B5F46">
      <w:pPr>
        <w:spacing w:after="0" w:line="360" w:lineRule="auto"/>
        <w:ind w:left="720"/>
        <w:rPr>
          <w:ins w:id="61" w:author="Davron Yakubov" w:date="2024-01-14T11:25:00Z"/>
          <w:rFonts w:ascii="Times New Roman" w:hAnsi="Times New Roman" w:cs="Times New Roman"/>
          <w:b/>
          <w:color w:val="C00000"/>
          <w:sz w:val="24"/>
          <w:u w:val="single"/>
          <w:lang w:val="uz-Cyrl-UZ"/>
        </w:rPr>
      </w:pPr>
      <w:r>
        <w:rPr>
          <w:rFonts w:ascii="Times New Roman" w:hAnsi="Times New Roman" w:cs="Times New Roman"/>
          <w:b/>
          <w:sz w:val="24"/>
          <w:lang w:val="uz-Cyrl-UZ"/>
        </w:rPr>
        <w:t xml:space="preserve">      {sanaTugashUzun}     Тошкент шаҳри</w:t>
      </w:r>
      <w:r w:rsidR="007B5F46" w:rsidRPr="006B179D">
        <w:rPr>
          <w:rFonts w:ascii="Times New Roman" w:hAnsi="Times New Roman" w:cs="Times New Roman"/>
          <w:b/>
          <w:sz w:val="24"/>
          <w:lang w:val="uz-Cyrl-UZ"/>
        </w:rPr>
        <w:t/>
      </w:r>
      <w:r w:rsidR="00036558">
        <w:rPr>
          <w:rFonts w:ascii="Times New Roman" w:hAnsi="Times New Roman" w:cs="Times New Roman"/>
          <w:b/>
          <w:sz w:val="24"/>
          <w:lang w:val="uz-Cyrl-UZ"/>
        </w:rPr>
        <w:t/>
      </w:r>
      <w:r w:rsidR="007B5F46" w:rsidRPr="006B179D">
        <w:rPr>
          <w:rFonts w:ascii="Times New Roman" w:hAnsi="Times New Roman" w:cs="Times New Roman"/>
          <w:b/>
          <w:sz w:val="24"/>
          <w:lang w:val="uz-Cyrl-UZ"/>
        </w:rPr>
        <w:t xml:space="preserve"/>
      </w:r>
      <w:r w:rsidR="00CD443A">
        <w:rPr>
          <w:rFonts w:ascii="Times New Roman" w:hAnsi="Times New Roman" w:cs="Times New Roman"/>
          <w:b/>
          <w:sz w:val="24"/>
          <w:lang w:val="uz-Cyrl-UZ"/>
        </w:rPr>
        <w:t/>
      </w:r>
      <w:r w:rsidR="007B5F46" w:rsidRPr="006B179D">
        <w:rPr>
          <w:rFonts w:ascii="Times New Roman" w:hAnsi="Times New Roman" w:cs="Times New Roman"/>
          <w:b/>
          <w:sz w:val="24"/>
          <w:lang w:val="uz-Cyrl-UZ"/>
        </w:rPr>
        <w:t/>
      </w:r>
      <w:r w:rsidR="005D1FCC">
        <w:rPr>
          <w:rFonts w:ascii="Times New Roman" w:hAnsi="Times New Roman" w:cs="Times New Roman"/>
          <w:b/>
          <w:sz w:val="24"/>
          <w:lang w:val="uz-Cyrl-UZ"/>
        </w:rPr>
        <w:t xml:space="preserve"/>
      </w:r>
      <w:r w:rsidR="00CD443A">
        <w:rPr>
          <w:rFonts w:ascii="Times New Roman" w:hAnsi="Times New Roman" w:cs="Times New Roman"/>
          <w:b/>
          <w:sz w:val="24"/>
          <w:lang w:val="uz-Cyrl-UZ"/>
        </w:rPr>
        <w:t/>
      </w:r>
      <w:r w:rsidR="007B5F46">
        <w:rPr>
          <w:rFonts w:ascii="Times New Roman" w:hAnsi="Times New Roman" w:cs="Times New Roman"/>
          <w:b/>
          <w:sz w:val="24"/>
          <w:lang w:val="uz-Cyrl-UZ"/>
        </w:rPr>
        <w:tab/>
      </w:r>
      <w:r w:rsidR="007B5F46">
        <w:rPr>
          <w:rFonts w:ascii="Times New Roman" w:hAnsi="Times New Roman" w:cs="Times New Roman"/>
          <w:b/>
          <w:sz w:val="24"/>
          <w:lang w:val="uz-Cyrl-UZ"/>
        </w:rPr>
        <w:tab/>
      </w:r>
      <w:r w:rsidR="007B5F46">
        <w:rPr>
          <w:rFonts w:ascii="Times New Roman" w:hAnsi="Times New Roman" w:cs="Times New Roman"/>
          <w:b/>
          <w:sz w:val="24"/>
          <w:lang w:val="uz-Cyrl-UZ"/>
        </w:rPr>
        <w:tab/>
      </w:r>
      <w:r w:rsidR="007B5F46">
        <w:rPr>
          <w:rFonts w:ascii="Times New Roman" w:hAnsi="Times New Roman" w:cs="Times New Roman"/>
          <w:b/>
          <w:sz w:val="24"/>
          <w:lang w:val="uz-Cyrl-UZ"/>
        </w:rPr>
        <w:tab/>
      </w:r>
      <w:r w:rsidR="007B5F46">
        <w:rPr>
          <w:rFonts w:ascii="Times New Roman" w:hAnsi="Times New Roman" w:cs="Times New Roman"/>
          <w:b/>
          <w:sz w:val="24"/>
          <w:lang w:val="uz-Cyrl-UZ"/>
        </w:rPr>
        <w:tab/>
      </w:r>
      <w:r w:rsidR="007B5F46">
        <w:rPr>
          <w:rFonts w:ascii="Times New Roman" w:hAnsi="Times New Roman" w:cs="Times New Roman"/>
          <w:b/>
          <w:sz w:val="24"/>
          <w:lang w:val="uz-Cyrl-UZ"/>
        </w:rPr>
        <w:tab/>
        <w:t xml:space="preserve"/>
      </w:r>
    </w:p>
    <w:p ns2:paraId="6F337E98" ns2:textId="77777777" w:rsidR="006B179D" w:rsidRDefault="005434D7" w:rsidP="003F39AD">
      <w:pPr>
        <w:autoSpaceDE w:val="0"/>
        <w:autoSpaceDN w:val="0"/>
        <w:adjustRightInd w:val="0"/>
        <w:spacing w:after="0" w:line="240" w:lineRule="auto"/>
        <w:jc w:val="both"/>
        <w:rPr>
          <w:rFonts w:ascii="Times New Roman" w:hAnsi="Times New Roman" w:cs="Times New Roman"/>
          <w:sz w:val="24"/>
          <w:lang w:val="uz-Cyrl-UZ"/>
        </w:rPr>
      </w:pPr>
      <w:r w:rsidRPr="00143958">
        <w:rPr>
          <w:rFonts w:ascii="Times New Roman" w:hAnsi="Times New Roman" w:cs="Times New Roman"/>
          <w:sz w:val="24"/>
          <w:lang w:val="uz-Cyrl-UZ"/>
        </w:rPr>
        <w:t xml:space="preserve">         </w:t>
      </w:r>
      <w:r w:rsidR="008E213A">
        <w:rPr>
          <w:rFonts w:ascii="Times New Roman" w:hAnsi="Times New Roman" w:cs="Times New Roman"/>
          <w:sz w:val="24"/>
          <w:lang w:val="uz-Cyrl-UZ"/>
        </w:rPr>
        <w:t xml:space="preserve"/>
      </w:r>
      <w:r w:rsidR="007B5F46">
        <w:rPr>
          <w:rFonts w:ascii="Times New Roman" w:hAnsi="Times New Roman" w:cs="Times New Roman"/>
          <w:sz w:val="24"/>
          <w:lang w:val="uz-Cyrl-UZ"/>
        </w:rPr>
        <w:tab/>
      </w:r>
    </w:p>
    <w:p ns2:paraId="68E61ADF" ns2:textId="54406673" w:rsidR="00CB3CA1" w:rsidRPr="008F5D39" w:rsidRDefault="00143958" w:rsidP="006B179D">
      <w:pPr>
        <w:autoSpaceDE w:val="0"/>
        <w:autoSpaceDN w:val="0"/>
        <w:adjustRightInd w:val="0"/>
        <w:spacing w:after="0" w:line="240" w:lineRule="auto"/>
        <w:ind w:left="709" w:firstLine="709"/>
        <w:jc w:val="both"/>
        <w:rPr>
          <w:ins w:id="62" w:author="Davron Yakubov" w:date="2024-01-14T11:39:00Z"/>
          <w:rFonts w:ascii="Times New Roman" w:hAnsi="Times New Roman" w:cs="Times New Roman"/>
          <w:color w:val="000000" w:themeColor="text1"/>
          <w:sz w:val="24"/>
          <w:lang w:val="uz-Cyrl-UZ"/>
        </w:rPr>
      </w:pPr>
      <w:r w:rsidRPr="00143958">
        <w:rPr>
          <w:rFonts w:ascii="Times New Roman" w:hAnsi="Times New Roman" w:cs="Times New Roman"/>
          <w:sz w:val="24"/>
          <w:lang w:val="uz-Cyrl-UZ"/>
        </w:rPr>
        <w:t xml:space="preserve">Биз, қуйида имзо чекувчи, Бир томондан Устав асосида иш олиб борувчи   "DISTRI FOR COUNTRY" MЧЖ  Ижрочи директори О.Х.Юлдашев, бундан буён матнда "Буюртмачи" деб юритилади ва иккинчи томондан, Ўзбекистон Республикаси фуқароси  {fio}  (шахс гувохномаси: {passport}  {passportBerilgan}) ЖШШИР {jshshir} Ўзбекистон Республикаси,  {manzil} бундан буён матнда "Бажарувчи" деб юритилади,  ушбу далолатномани {sana} дан {sanaTugashUzun} гача бўлган даврдаги Бажарувчи томонидан кўрсатилган хизматлар юзасидан туздик:</w:t>
      </w:r>
      <w:r w:rsidR="000516D0">
        <w:rPr>
          <w:rFonts w:ascii="Times New Roman" w:hAnsi="Times New Roman" w:cs="Times New Roman"/>
          <w:sz w:val="24"/>
          <w:lang w:val="uz-Cyrl-UZ"/>
        </w:rPr>
        <w:t/>
      </w:r>
      <w:r w:rsidRPr="00143958">
        <w:rPr>
          <w:rFonts w:ascii="Times New Roman" w:hAnsi="Times New Roman" w:cs="Times New Roman"/>
          <w:sz w:val="24"/>
          <w:lang w:val="uz-Cyrl-UZ"/>
        </w:rPr>
        <w:t xml:space="preserve"/>
      </w:r>
      <w:r w:rsidR="000516D0">
        <w:rPr>
          <w:rFonts w:ascii="Times New Roman" w:hAnsi="Times New Roman" w:cs="Times New Roman"/>
          <w:sz w:val="24"/>
          <w:szCs w:val="24"/>
          <w:lang w:val="uz-Cyrl-UZ"/>
        </w:rPr>
        <w:t/>
      </w:r>
      <w:r w:rsidR="000516D0" w:rsidRPr="00DD6988">
        <w:rPr>
          <w:rFonts w:ascii="Times New Roman" w:hAnsi="Times New Roman" w:cs="Times New Roman"/>
          <w:sz w:val="24"/>
          <w:szCs w:val="24"/>
          <w:lang w:val="uz-Cyrl-UZ"/>
        </w:rPr>
        <w:t/>
      </w:r>
      <w:r w:rsidR="000516D0">
        <w:rPr>
          <w:rFonts w:ascii="Times New Roman" w:hAnsi="Times New Roman" w:cs="Times New Roman"/>
          <w:sz w:val="24"/>
          <w:szCs w:val="24"/>
          <w:lang w:val="uz-Cyrl-UZ"/>
        </w:rPr>
        <w:t xml:space="preserve"/>
      </w:r>
      <w:r w:rsidR="00B61DAB">
        <w:rPr>
          <w:rFonts w:ascii="Times New Roman" w:hAnsi="Times New Roman" w:cs="Times New Roman"/>
          <w:sz w:val="24"/>
          <w:szCs w:val="24"/>
          <w:lang w:val="uz-Cyrl-UZ"/>
        </w:rPr>
        <w:t xml:space="preserve"/>
      </w:r>
      <w:r w:rsidR="00B61DAB" w:rsidRPr="003302C5">
        <w:rPr>
          <w:rFonts w:ascii="Times New Roman" w:hAnsi="Times New Roman" w:cs="Times New Roman"/>
          <w:sz w:val="24"/>
          <w:szCs w:val="24"/>
          <w:lang w:val="uz-Cyrl-UZ"/>
        </w:rPr>
        <w:t xml:space="preserve"/>
      </w:r>
      <w:r w:rsidR="00B61DAB">
        <w:rPr>
          <w:rFonts w:ascii="Times New Roman" w:hAnsi="Times New Roman" w:cs="Times New Roman"/>
          <w:sz w:val="24"/>
          <w:szCs w:val="24"/>
          <w:lang w:val="uz-Cyrl-UZ"/>
        </w:rPr>
        <w:t/>
      </w:r>
      <w:r w:rsidR="00B61DAB" w:rsidRPr="003302C5">
        <w:rPr>
          <w:rFonts w:ascii="Times New Roman" w:hAnsi="Times New Roman" w:cs="Times New Roman"/>
          <w:sz w:val="24"/>
          <w:szCs w:val="24"/>
          <w:lang w:val="uz-Cyrl-UZ"/>
        </w:rPr>
        <w:t xml:space="preserve"/>
      </w:r>
      <w:r w:rsidR="004739E5" w:rsidRPr="003302C5">
        <w:rPr>
          <w:rFonts w:ascii="Times New Roman" w:hAnsi="Times New Roman" w:cs="Times New Roman"/>
          <w:sz w:val="24"/>
          <w:szCs w:val="24"/>
          <w:lang w:val="uz-Cyrl-UZ"/>
        </w:rPr>
        <w:t xml:space="preserve"/>
      </w:r>
      <w:r w:rsidR="004739E5">
        <w:rPr>
          <w:rFonts w:ascii="Times New Roman" w:hAnsi="Times New Roman" w:cs="Times New Roman"/>
          <w:sz w:val="24"/>
          <w:szCs w:val="24"/>
          <w:lang w:val="uz-Cyrl-UZ"/>
        </w:rPr>
        <w:t xml:space="preserve"/>
      </w:r>
      <w:r w:rsidR="00F64C1F">
        <w:rPr>
          <w:rFonts w:ascii="Times New Roman" w:hAnsi="Times New Roman" w:cs="Times New Roman"/>
          <w:sz w:val="24"/>
          <w:szCs w:val="24"/>
          <w:lang w:val="uz-Cyrl-UZ"/>
        </w:rPr>
        <w:t/>
      </w:r>
      <w:r w:rsidR="00F64C1F" w:rsidRPr="004838BD">
        <w:rPr>
          <w:rFonts w:ascii="Times New Roman" w:hAnsi="Times New Roman" w:cs="Times New Roman"/>
          <w:sz w:val="24"/>
          <w:szCs w:val="24"/>
          <w:lang w:val="uz-Cyrl-UZ"/>
        </w:rPr>
        <w:t xml:space="preserve"/>
      </w:r>
      <w:r w:rsidR="00F64C1F">
        <w:rPr>
          <w:rFonts w:ascii="Times New Roman" w:hAnsi="Times New Roman" w:cs="Times New Roman"/>
          <w:sz w:val="24"/>
          <w:szCs w:val="24"/>
          <w:lang w:val="uz-Cyrl-UZ"/>
        </w:rPr>
        <w:t/>
      </w:r>
      <w:r w:rsidR="00F64C1F" w:rsidRPr="004838BD">
        <w:rPr>
          <w:rFonts w:ascii="Times New Roman" w:hAnsi="Times New Roman" w:cs="Times New Roman"/>
          <w:sz w:val="24"/>
          <w:szCs w:val="24"/>
          <w:lang w:val="uz-Cyrl-UZ"/>
        </w:rPr>
        <w:t xml:space="preserve"/>
      </w:r>
      <w:r w:rsidR="00F64C1F">
        <w:rPr>
          <w:rFonts w:ascii="Times New Roman" w:hAnsi="Times New Roman" w:cs="Times New Roman"/>
          <w:sz w:val="24"/>
          <w:szCs w:val="24"/>
          <w:lang w:val="uz-Cyrl-UZ"/>
        </w:rPr>
        <w:t xml:space="preserve"/>
      </w:r>
      <w:r w:rsidR="00F64C1F" w:rsidRPr="004838BD">
        <w:rPr>
          <w:rFonts w:ascii="Times New Roman" w:hAnsi="Times New Roman" w:cs="Times New Roman"/>
          <w:sz w:val="24"/>
          <w:szCs w:val="24"/>
          <w:lang w:val="uz-Cyrl-UZ"/>
        </w:rPr>
        <w:t xml:space="preserve"/>
      </w:r>
      <w:r w:rsidR="00F64C1F">
        <w:rPr>
          <w:rFonts w:ascii="Times New Roman" w:hAnsi="Times New Roman" w:cs="Times New Roman"/>
          <w:sz w:val="24"/>
          <w:szCs w:val="24"/>
          <w:lang w:val="uz-Cyrl-UZ"/>
        </w:rPr>
        <w:t/>
      </w:r>
      <w:r w:rsidR="00F64C1F" w:rsidRPr="004838BD">
        <w:rPr>
          <w:rFonts w:ascii="Times New Roman" w:hAnsi="Times New Roman" w:cs="Times New Roman"/>
          <w:sz w:val="24"/>
          <w:szCs w:val="24"/>
          <w:lang w:val="uz-Cyrl-UZ"/>
        </w:rPr>
        <w:t xml:space="preserve"/>
      </w:r>
      <w:r w:rsidR="00F64C1F">
        <w:rPr>
          <w:rFonts w:ascii="Times New Roman" w:hAnsi="Times New Roman" w:cs="Times New Roman"/>
          <w:sz w:val="24"/>
          <w:szCs w:val="24"/>
          <w:lang w:val="uz-Cyrl-UZ"/>
        </w:rPr>
        <w:t/>
      </w:r>
      <w:r w:rsidR="00065CE5">
        <w:rPr>
          <w:rFonts w:ascii="Times New Roman" w:hAnsi="Times New Roman" w:cs="Times New Roman"/>
          <w:sz w:val="24"/>
          <w:szCs w:val="24"/>
          <w:lang w:val="uz-Cyrl-UZ"/>
        </w:rPr>
        <w:t xml:space="preserve"/>
      </w:r>
      <w:r w:rsidR="00F64C1F" w:rsidRPr="004838BD">
        <w:rPr>
          <w:rFonts w:ascii="Times New Roman" w:hAnsi="Times New Roman" w:cs="Times New Roman"/>
          <w:sz w:val="24"/>
          <w:szCs w:val="24"/>
          <w:lang w:val="uz-Cyrl-UZ"/>
        </w:rPr>
        <w:t xml:space="preserve"/>
      </w:r>
      <w:r w:rsidR="00F64C1F">
        <w:rPr>
          <w:rFonts w:ascii="Times New Roman" w:hAnsi="Times New Roman" w:cs="Times New Roman"/>
          <w:sz w:val="24"/>
          <w:szCs w:val="24"/>
          <w:lang w:val="uz-Cyrl-UZ"/>
        </w:rPr>
        <w:t/>
      </w:r>
      <w:r w:rsidR="00BB1231">
        <w:rPr>
          <w:rFonts w:ascii="Times New Roman" w:hAnsi="Times New Roman" w:cs="Times New Roman"/>
          <w:sz w:val="24"/>
          <w:szCs w:val="24"/>
          <w:lang w:val="uz-Cyrl-UZ"/>
        </w:rPr>
        <w:t/>
      </w:r>
      <w:r w:rsidR="00F64C1F">
        <w:rPr>
          <w:rFonts w:ascii="Times New Roman" w:hAnsi="Times New Roman" w:cs="Times New Roman"/>
          <w:sz w:val="24"/>
          <w:szCs w:val="24"/>
          <w:lang w:val="uz-Cyrl-UZ"/>
        </w:rPr>
        <w:t/>
      </w:r>
      <w:r w:rsidR="00BB1231">
        <w:rPr>
          <w:rFonts w:ascii="Times New Roman" w:hAnsi="Times New Roman" w:cs="Times New Roman"/>
          <w:sz w:val="24"/>
          <w:szCs w:val="24"/>
          <w:lang w:val="uz-Cyrl-UZ"/>
        </w:rPr>
        <w:t/>
      </w:r>
      <w:r w:rsidR="00F64C1F">
        <w:rPr>
          <w:rFonts w:ascii="Times New Roman" w:hAnsi="Times New Roman" w:cs="Times New Roman"/>
          <w:sz w:val="24"/>
          <w:szCs w:val="24"/>
          <w:lang w:val="uz-Cyrl-UZ"/>
        </w:rPr>
        <w:t/>
      </w:r>
      <w:r w:rsidR="00BB1231">
        <w:rPr>
          <w:rFonts w:ascii="Times New Roman" w:hAnsi="Times New Roman" w:cs="Times New Roman"/>
          <w:sz w:val="24"/>
          <w:szCs w:val="24"/>
          <w:lang w:val="uz-Cyrl-UZ"/>
        </w:rPr>
        <w:t/>
      </w:r>
      <w:r w:rsidR="00F64C1F">
        <w:rPr>
          <w:rFonts w:ascii="Times New Roman" w:hAnsi="Times New Roman" w:cs="Times New Roman"/>
          <w:sz w:val="24"/>
          <w:szCs w:val="24"/>
          <w:lang w:val="uz-Cyrl-UZ"/>
        </w:rPr>
        <w:t xml:space="preserve"/>
      </w:r>
      <w:r w:rsidR="00F64C1F" w:rsidRPr="004838BD">
        <w:rPr>
          <w:rFonts w:ascii="Times New Roman" w:hAnsi="Times New Roman" w:cs="Times New Roman"/>
          <w:sz w:val="24"/>
          <w:szCs w:val="24"/>
          <w:lang w:val="uz-Cyrl-UZ"/>
        </w:rPr>
        <w:t xml:space="preserve"/>
      </w:r>
      <w:r w:rsidR="00F64C1F">
        <w:rPr>
          <w:rFonts w:ascii="Times New Roman" w:hAnsi="Times New Roman" w:cs="Times New Roman"/>
          <w:sz w:val="24"/>
          <w:szCs w:val="24"/>
          <w:lang w:val="uz-Cyrl-UZ"/>
        </w:rPr>
        <w:t xml:space="preserve"/>
      </w:r>
      <w:r w:rsidR="00F64C1F" w:rsidRPr="004838BD">
        <w:rPr>
          <w:rFonts w:ascii="Times New Roman" w:hAnsi="Times New Roman" w:cs="Times New Roman"/>
          <w:sz w:val="24"/>
          <w:szCs w:val="24"/>
          <w:lang w:val="uz-Cyrl-UZ"/>
        </w:rPr>
        <w:t xml:space="preserve"/>
      </w:r>
      <w:r w:rsidR="00F64C1F">
        <w:rPr>
          <w:rFonts w:ascii="Times New Roman" w:hAnsi="Times New Roman" w:cs="Times New Roman"/>
          <w:sz w:val="24"/>
          <w:szCs w:val="24"/>
          <w:lang w:val="uz-Cyrl-UZ"/>
        </w:rPr>
        <w:t xml:space="preserve"/>
      </w:r>
      <w:r w:rsidR="00F64C1F" w:rsidRPr="004838BD">
        <w:rPr>
          <w:rFonts w:ascii="Times New Roman" w:hAnsi="Times New Roman" w:cs="Times New Roman"/>
          <w:sz w:val="24"/>
          <w:szCs w:val="24"/>
          <w:lang w:val="uz-Cyrl-UZ"/>
        </w:rPr>
        <w:t xml:space="preserve"/>
      </w:r>
      <w:r w:rsidR="00F64C1F">
        <w:rPr>
          <w:rFonts w:ascii="Times New Roman" w:hAnsi="Times New Roman" w:cs="Times New Roman"/>
          <w:sz w:val="24"/>
          <w:szCs w:val="24"/>
          <w:lang w:val="uz-Cyrl-UZ"/>
        </w:rPr>
        <w:t/>
      </w:r>
      <w:r w:rsidR="00F64C1F" w:rsidRPr="004838BD">
        <w:rPr>
          <w:rFonts w:ascii="Times New Roman" w:hAnsi="Times New Roman" w:cs="Times New Roman"/>
          <w:sz w:val="24"/>
          <w:szCs w:val="24"/>
          <w:lang w:val="uz-Cyrl-UZ"/>
        </w:rPr>
        <w:t xml:space="preserve"/>
      </w:r>
      <w:r w:rsidR="00F64C1F">
        <w:rPr>
          <w:rFonts w:ascii="Times New Roman" w:hAnsi="Times New Roman" w:cs="Times New Roman"/>
          <w:sz w:val="24"/>
          <w:szCs w:val="24"/>
          <w:lang w:val="uz-Cyrl-UZ"/>
        </w:rPr>
        <w:t/>
      </w:r>
      <w:r w:rsidR="00F64C1F" w:rsidRPr="004838BD">
        <w:rPr>
          <w:rFonts w:ascii="Times New Roman" w:hAnsi="Times New Roman" w:cs="Times New Roman"/>
          <w:sz w:val="24"/>
          <w:szCs w:val="24"/>
          <w:lang w:val="uz-Cyrl-UZ"/>
        </w:rPr>
        <w:t xml:space="preserve"/>
      </w:r>
      <w:r w:rsidR="00F64C1F">
        <w:rPr>
          <w:rFonts w:ascii="Times New Roman" w:hAnsi="Times New Roman" w:cs="Times New Roman"/>
          <w:sz w:val="24"/>
          <w:szCs w:val="24"/>
          <w:lang w:val="uz-Cyrl-UZ"/>
        </w:rPr>
        <w:t/>
      </w:r>
      <w:r w:rsidR="00525398">
        <w:rPr>
          <w:rFonts w:ascii="Times New Roman" w:hAnsi="Times New Roman" w:cs="Times New Roman"/>
          <w:sz w:val="24"/>
          <w:szCs w:val="24"/>
          <w:lang w:val="uz-Cyrl-UZ"/>
        </w:rPr>
        <w:t/>
      </w:r>
      <w:r w:rsidR="00994D7E">
        <w:rPr>
          <w:rFonts w:ascii="Times New Roman" w:hAnsi="Times New Roman" w:cs="Times New Roman"/>
          <w:sz w:val="24"/>
          <w:szCs w:val="24"/>
          <w:lang w:val="uz-Cyrl-UZ"/>
        </w:rPr>
        <w:t xml:space="preserve"/>
      </w:r>
      <w:r w:rsidR="009435A7" w:rsidRPr="00515E92">
        <w:rPr>
          <w:rFonts w:ascii="Times New Roman" w:hAnsi="Times New Roman" w:cs="Times New Roman"/>
          <w:sz w:val="24"/>
          <w:szCs w:val="24"/>
          <w:lang w:val="uz-Cyrl-UZ"/>
        </w:rPr>
        <w:t/>
      </w:r>
      <w:r w:rsidR="009435A7" w:rsidRPr="003302C5">
        <w:rPr>
          <w:rFonts w:ascii="Times New Roman" w:hAnsi="Times New Roman" w:cs="Times New Roman"/>
          <w:sz w:val="24"/>
          <w:szCs w:val="24"/>
          <w:lang w:val="uz-Cyrl-UZ"/>
        </w:rPr>
        <w:t xml:space="preserve"/>
      </w:r>
      <w:r w:rsidRPr="008F5D39">
        <w:rPr>
          <w:rFonts w:ascii="Times New Roman" w:hAnsi="Times New Roman" w:cs="Times New Roman"/>
          <w:color w:val="000000" w:themeColor="text1"/>
          <w:sz w:val="24"/>
          <w:lang w:val="uz-Cyrl-UZ"/>
        </w:rPr>
        <w:t xml:space="preserve"/>
      </w:r>
      <w:r w:rsidRPr="00B61DAB">
        <w:rPr>
          <w:rFonts w:ascii="Times New Roman" w:hAnsi="Times New Roman" w:cs="Times New Roman"/>
          <w:sz w:val="24"/>
          <w:lang w:val="uz-Cyrl-UZ"/>
        </w:rPr>
        <w:t/>
      </w:r>
      <w:r w:rsidR="00B61DAB" w:rsidRPr="00B61DAB">
        <w:rPr>
          <w:rFonts w:ascii="Times New Roman" w:hAnsi="Times New Roman" w:cs="Times New Roman"/>
          <w:sz w:val="24"/>
          <w:lang w:val="uz-Cyrl-UZ"/>
        </w:rPr>
        <w:t/>
      </w:r>
      <w:r w:rsidR="007B5F46" w:rsidRPr="00B61DAB">
        <w:rPr>
          <w:rFonts w:ascii="Times New Roman" w:hAnsi="Times New Roman" w:cs="Times New Roman"/>
          <w:sz w:val="24"/>
          <w:lang w:val="uz-Cyrl-UZ"/>
        </w:rPr>
        <w:t xml:space="preserve"/>
      </w:r>
      <w:r w:rsidRPr="00B61DAB">
        <w:rPr>
          <w:rFonts w:ascii="Times New Roman" w:hAnsi="Times New Roman" w:cs="Times New Roman"/>
          <w:sz w:val="24"/>
          <w:lang w:val="uz-Cyrl-UZ"/>
        </w:rPr>
        <w:t xml:space="preserve"/>
      </w:r>
      <w:r w:rsidR="00C474E7">
        <w:rPr>
          <w:rFonts w:ascii="Times New Roman" w:hAnsi="Times New Roman" w:cs="Times New Roman"/>
          <w:sz w:val="24"/>
          <w:lang w:val="uz-Cyrl-UZ"/>
        </w:rPr>
        <w:t/>
      </w:r>
      <w:r w:rsidR="0049582D">
        <w:rPr>
          <w:rFonts w:ascii="Times New Roman" w:hAnsi="Times New Roman" w:cs="Times New Roman"/>
          <w:sz w:val="24"/>
          <w:lang w:val="uz-Cyrl-UZ"/>
        </w:rPr>
        <w:t/>
      </w:r>
      <w:r w:rsidR="00CD443A">
        <w:rPr>
          <w:rFonts w:ascii="Times New Roman" w:hAnsi="Times New Roman" w:cs="Times New Roman"/>
          <w:sz w:val="24"/>
          <w:lang w:val="uz-Cyrl-UZ"/>
        </w:rPr>
        <w:t xml:space="preserve"/>
      </w:r>
      <w:r w:rsidR="00AB0680" w:rsidRPr="00B61DAB">
        <w:rPr>
          <w:rFonts w:ascii="Times New Roman" w:hAnsi="Times New Roman" w:cs="Times New Roman"/>
          <w:sz w:val="24"/>
          <w:lang w:val="uz-Cyrl-UZ"/>
        </w:rPr>
        <w:t/>
      </w:r>
      <w:r w:rsidRPr="00B61DAB">
        <w:rPr>
          <w:rFonts w:ascii="Times New Roman" w:hAnsi="Times New Roman" w:cs="Times New Roman"/>
          <w:sz w:val="24"/>
          <w:lang w:val="uz-Cyrl-UZ"/>
        </w:rPr>
        <w:t xml:space="preserve"/>
      </w:r>
      <w:r w:rsidR="00D80AC8">
        <w:rPr>
          <w:rFonts w:ascii="Times New Roman" w:hAnsi="Times New Roman" w:cs="Times New Roman"/>
          <w:sz w:val="24"/>
          <w:lang w:val="uz-Cyrl-UZ"/>
        </w:rPr>
        <w:t xml:space="preserve"/>
      </w:r>
      <w:r w:rsidRPr="00B61DAB">
        <w:rPr>
          <w:rFonts w:ascii="Times New Roman" w:hAnsi="Times New Roman" w:cs="Times New Roman"/>
          <w:sz w:val="24"/>
          <w:lang w:val="uz-Cyrl-UZ"/>
        </w:rPr>
        <w:t/>
      </w:r>
      <w:r w:rsidR="00B61DAB" w:rsidRPr="00B61DAB">
        <w:rPr>
          <w:rFonts w:ascii="Times New Roman" w:hAnsi="Times New Roman" w:cs="Times New Roman"/>
          <w:sz w:val="24"/>
          <w:lang w:val="uz-Cyrl-UZ"/>
        </w:rPr>
        <w:t/>
      </w:r>
      <w:r w:rsidR="007B5F46" w:rsidRPr="00B61DAB">
        <w:rPr>
          <w:rFonts w:ascii="Times New Roman" w:hAnsi="Times New Roman" w:cs="Times New Roman"/>
          <w:sz w:val="24"/>
          <w:lang w:val="uz-Cyrl-UZ"/>
        </w:rPr>
        <w:t xml:space="preserve"/>
      </w:r>
      <w:r w:rsidRPr="00B61DAB">
        <w:rPr>
          <w:rFonts w:ascii="Times New Roman" w:hAnsi="Times New Roman" w:cs="Times New Roman"/>
          <w:sz w:val="24"/>
          <w:lang w:val="uz-Cyrl-UZ"/>
        </w:rPr>
        <w:t xml:space="preserve"/>
      </w:r>
      <w:r w:rsidR="00CD443A">
        <w:rPr>
          <w:rFonts w:ascii="Times New Roman" w:hAnsi="Times New Roman" w:cs="Times New Roman"/>
          <w:sz w:val="24"/>
          <w:lang w:val="uz-Cyrl-UZ"/>
        </w:rPr>
        <w:t/>
      </w:r>
      <w:r w:rsidR="00AB0680" w:rsidRPr="00B61DAB">
        <w:rPr>
          <w:rFonts w:ascii="Times New Roman" w:hAnsi="Times New Roman" w:cs="Times New Roman"/>
          <w:sz w:val="24"/>
          <w:lang w:val="uz-Cyrl-UZ"/>
        </w:rPr>
        <w:t xml:space="preserve"/>
      </w:r>
      <w:r w:rsidR="003F39AD" w:rsidRPr="00B61DAB">
        <w:rPr>
          <w:rFonts w:ascii="Times New Roman" w:hAnsi="Times New Roman" w:cs="Times New Roman"/>
          <w:sz w:val="24"/>
          <w:lang w:val="uz-Cyrl-UZ"/>
        </w:rPr>
        <w:t/>
      </w:r>
      <w:r w:rsidRPr="00B61DAB">
        <w:rPr>
          <w:rFonts w:ascii="Times New Roman" w:hAnsi="Times New Roman" w:cs="Times New Roman"/>
          <w:sz w:val="24"/>
          <w:lang w:val="uz-Cyrl-UZ"/>
        </w:rPr>
        <w:t xml:space="preserve"/>
      </w:r>
      <w:r w:rsidR="003F39AD" w:rsidRPr="00B61DAB">
        <w:rPr>
          <w:rFonts w:ascii="Times New Roman" w:hAnsi="Times New Roman" w:cs="Times New Roman"/>
          <w:sz w:val="24"/>
          <w:lang w:val="uz-Cyrl-UZ"/>
        </w:rPr>
        <w:t/>
      </w:r>
      <w:r w:rsidRPr="00B61DAB">
        <w:rPr>
          <w:rFonts w:ascii="Times New Roman" w:hAnsi="Times New Roman" w:cs="Times New Roman"/>
          <w:sz w:val="24"/>
          <w:lang w:val="uz-Cyrl-UZ"/>
        </w:rPr>
        <w:t xml:space="preserve"/>
      </w:r>
      <w:r w:rsidR="003F39AD" w:rsidRPr="00B61DAB">
        <w:rPr>
          <w:rFonts w:ascii="Times New Roman" w:hAnsi="Times New Roman" w:cs="Times New Roman"/>
          <w:sz w:val="24"/>
          <w:lang w:val="uz-Cyrl-UZ"/>
        </w:rPr>
        <w:t xml:space="preserve"/>
      </w:r>
      <w:r w:rsidR="003F39AD" w:rsidRPr="008F5D39">
        <w:rPr>
          <w:rFonts w:ascii="Times New Roman" w:hAnsi="Times New Roman" w:cs="Times New Roman"/>
          <w:color w:val="000000" w:themeColor="text1"/>
          <w:sz w:val="24"/>
          <w:lang w:val="uz-Cyrl-UZ"/>
        </w:rPr>
        <w:t/>
      </w:r>
      <w:r w:rsidR="000516D0" w:rsidRPr="008F5D39">
        <w:rPr>
          <w:rFonts w:ascii="Times New Roman" w:hAnsi="Times New Roman" w:cs="Times New Roman"/>
          <w:color w:val="000000" w:themeColor="text1"/>
          <w:sz w:val="24"/>
          <w:lang w:val="uz-Cyrl-UZ"/>
        </w:rPr>
        <w:t/>
      </w:r>
    </w:p>
    <w:p ns2:paraId="3F8E96E6" ns2:textId="77777777" w:rsidR="002F2716" w:rsidRDefault="002F2716" w:rsidP="00036558">
      <w:pPr>
        <w:tabs>
          <w:tab w:val="center" w:pos="709"/>
        </w:tabs>
        <w:spacing w:after="0"/>
        <w:jc w:val="both"/>
        <w:rPr>
          <w:rFonts w:ascii="Times New Roman" w:hAnsi="Times New Roman" w:cs="Times New Roman"/>
          <w:color w:val="000000" w:themeColor="text1"/>
          <w:sz w:val="24"/>
          <w:lang w:val="uz-Cyrl-UZ"/>
        </w:rPr>
      </w:pPr>
    </w:p>
    <w:p ns2:paraId="4F4145ED" ns2:textId="77777777" w:rsidR="001004C9" w:rsidRPr="00AC6D94" w:rsidRDefault="001004C9" w:rsidP="00036558">
      <w:pPr>
        <w:spacing w:after="0"/>
        <w:ind w:left="709" w:firstLine="84"/>
        <w:jc w:val="both"/>
        <w:rPr>
          <w:rFonts w:ascii="Times New Roman" w:hAnsi="Times New Roman" w:cs="Times New Roman"/>
          <w:sz w:val="24"/>
          <w:lang w:val="uz-Cyrl-UZ"/>
        </w:rPr>
      </w:pPr>
      <w:r w:rsidRPr="00AC6D94">
        <w:rPr>
          <w:rFonts w:ascii="Times New Roman" w:hAnsi="Times New Roman" w:cs="Times New Roman"/>
          <w:sz w:val="24"/>
          <w:lang w:val="uz-Cyrl-UZ"/>
        </w:rPr>
        <w:t xml:space="preserve">- шартнома шартларига мувофиқ хизматлар тўлиқ ҳажмдаги амалга оширилди, буюртмачи томонидан бажарувчига ҳеч қандай эътироз ва шикоятлар билдирилмади.</w:t>
      </w:r>
    </w:p>
    <w:p ns2:paraId="456701DF" ns2:textId="77777777" w:rsidR="00AD74AB" w:rsidRPr="008F5D39" w:rsidRDefault="00AD74AB" w:rsidP="002F2716">
      <w:pPr>
        <w:tabs>
          <w:tab w:val="center" w:pos="709"/>
        </w:tabs>
        <w:spacing w:after="0"/>
        <w:ind w:left="709"/>
        <w:jc w:val="both"/>
        <w:rPr>
          <w:rFonts w:ascii="Times New Roman" w:hAnsi="Times New Roman" w:cs="Times New Roman"/>
          <w:color w:val="000000" w:themeColor="text1"/>
          <w:sz w:val="24"/>
          <w:lang w:val="uz-Cyrl-UZ"/>
        </w:rPr>
      </w:pPr>
    </w:p>
    <w:p ns2:paraId="118E6BD2" ns2:textId="52DEBAEF" w:rsidR="00E9135E" w:rsidRPr="00172146" w:rsidRDefault="003F39AD" w:rsidP="00C05F94">
      <w:pPr>
        <w:spacing w:after="0"/>
        <w:ind w:firstLine="709"/>
        <w:jc w:val="both"/>
        <w:rPr>
          <w:rFonts w:ascii="Times New Roman" w:hAnsi="Times New Roman" w:cs="Times New Roman"/>
          <w:sz w:val="24"/>
          <w:highlight w:val="yellow"/>
          <w:lang w:val="uz-Cyrl-UZ"/>
        </w:rPr>
      </w:pPr>
      <w:r w:rsidRPr="008F5D39">
        <w:rPr>
          <w:rFonts w:ascii="Times New Roman" w:hAnsi="Times New Roman" w:cs="Times New Roman"/>
          <w:color w:val="000000" w:themeColor="text1"/>
          <w:sz w:val="24"/>
          <w:lang w:val="uz-Cyrl-UZ"/>
        </w:rPr>
        <w:t xml:space="preserve">Кўрсатилган хизматлар қиймати    {daloSumma}   ({daloSummaSozlarda}  </w:t>
      </w:r>
      <w:r w:rsidR="007878DE">
        <w:rPr>
          <w:rFonts w:ascii="Times New Roman" w:hAnsi="Times New Roman" w:cs="Times New Roman"/>
          <w:b/>
          <w:color w:val="FF0000"/>
          <w:sz w:val="24"/>
          <w:szCs w:val="24"/>
          <w:lang w:val="uz-Cyrl-UZ"/>
        </w:rPr>
        <w:t xml:space="preserve"/>
      </w:r>
      <w:r w:rsidR="008B3C47" w:rsidRPr="008B3C47">
        <w:rPr>
          <w:rFonts w:ascii="Times New Roman" w:hAnsi="Times New Roman" w:cs="Times New Roman"/>
          <w:b/>
          <w:color w:val="FF0000"/>
          <w:sz w:val="24"/>
          <w:szCs w:val="24"/>
          <w:lang w:val="uz-Cyrl-UZ"/>
        </w:rPr>
        <w:t xml:space="preserve"/>
      </w:r>
      <w:r w:rsidR="00C23E33" w:rsidRPr="00C23E33">
        <w:rPr>
          <w:rFonts w:ascii="Times New Roman" w:hAnsi="Times New Roman" w:cs="Times New Roman"/>
          <w:b/>
          <w:color w:val="FF0000"/>
          <w:sz w:val="24"/>
          <w:szCs w:val="24"/>
          <w:lang w:val="uz-Cyrl-UZ"/>
        </w:rPr>
        <w:t xml:space="preserve"/>
      </w:r>
      <w:r w:rsidR="00167F83">
        <w:rPr>
          <w:rFonts w:ascii="Times New Roman" w:hAnsi="Times New Roman" w:cs="Times New Roman"/>
          <w:b/>
          <w:color w:val="000000" w:themeColor="text1"/>
          <w:sz w:val="24"/>
          <w:szCs w:val="24"/>
          <w:lang w:val="uz-Cyrl-UZ"/>
        </w:rPr>
        <w:t/>
      </w:r>
      <w:r w:rsidR="00F05BCF">
        <w:rPr>
          <w:rFonts w:ascii="Times New Roman" w:hAnsi="Times New Roman" w:cs="Times New Roman"/>
          <w:b/>
          <w:color w:val="000000" w:themeColor="text1"/>
          <w:sz w:val="24"/>
          <w:szCs w:val="24"/>
          <w:lang w:val="uz-Cyrl-UZ"/>
        </w:rPr>
        <w:t/>
      </w:r>
      <w:r w:rsidR="00167F83">
        <w:rPr>
          <w:rFonts w:ascii="Times New Roman" w:hAnsi="Times New Roman" w:cs="Times New Roman"/>
          <w:b/>
          <w:color w:val="000000" w:themeColor="text1"/>
          <w:sz w:val="24"/>
          <w:szCs w:val="24"/>
          <w:lang w:val="uz-Cyrl-UZ"/>
        </w:rPr>
        <w:t xml:space="preserve"/>
      </w:r>
      <w:r w:rsidR="00F05BCF">
        <w:rPr>
          <w:rFonts w:ascii="Times New Roman" w:hAnsi="Times New Roman" w:cs="Times New Roman"/>
          <w:b/>
          <w:color w:val="000000" w:themeColor="text1"/>
          <w:sz w:val="24"/>
          <w:szCs w:val="24"/>
          <w:lang w:val="uz-Cyrl-UZ"/>
        </w:rPr>
        <w:t/>
      </w:r>
      <w:r w:rsidR="00167F83" w:rsidRPr="00C41C7B">
        <w:rPr>
          <w:rFonts w:ascii="Times New Roman" w:hAnsi="Times New Roman" w:cs="Times New Roman"/>
          <w:b/>
          <w:color w:val="000000" w:themeColor="text1"/>
          <w:sz w:val="24"/>
          <w:szCs w:val="24"/>
          <w:lang w:val="uz-Cyrl-UZ"/>
        </w:rPr>
        <w:t xml:space="preserve"/>
      </w:r>
      <w:r w:rsidR="00167F83">
        <w:rPr>
          <w:rFonts w:ascii="Times New Roman" w:hAnsi="Times New Roman" w:cs="Times New Roman"/>
          <w:b/>
          <w:color w:val="000000" w:themeColor="text1"/>
          <w:sz w:val="24"/>
          <w:szCs w:val="24"/>
          <w:lang w:val="uz-Cyrl-UZ"/>
        </w:rPr>
        <w:t xml:space="preserve"/>
      </w:r>
      <w:r w:rsidR="00167F83" w:rsidRPr="00C41C7B">
        <w:rPr>
          <w:rFonts w:ascii="Times New Roman" w:hAnsi="Times New Roman" w:cs="Times New Roman"/>
          <w:b/>
          <w:color w:val="000000" w:themeColor="text1"/>
          <w:sz w:val="24"/>
          <w:szCs w:val="24"/>
          <w:lang w:val="uz-Cyrl-UZ"/>
        </w:rPr>
        <w:t xml:space="preserve"/>
      </w:r>
      <w:r w:rsidR="00F0095B">
        <w:rPr>
          <w:rFonts w:ascii="Times New Roman" w:hAnsi="Times New Roman" w:cs="Times New Roman"/>
          <w:b/>
          <w:color w:val="000000" w:themeColor="text1"/>
          <w:sz w:val="24"/>
          <w:szCs w:val="24"/>
          <w:lang w:val="uz-Cyrl-UZ"/>
        </w:rPr>
        <w:t xml:space="preserve"/>
      </w:r>
      <w:r w:rsidR="00167F83">
        <w:rPr>
          <w:rFonts w:ascii="Times New Roman" w:hAnsi="Times New Roman" w:cs="Times New Roman"/>
          <w:b/>
          <w:color w:val="000000" w:themeColor="text1"/>
          <w:sz w:val="24"/>
          <w:szCs w:val="24"/>
          <w:lang w:val="uz-Cyrl-UZ"/>
        </w:rPr>
        <w:t xml:space="preserve"/>
      </w:r>
      <w:r w:rsidR="00CF0085">
        <w:rPr>
          <w:rFonts w:ascii="Times New Roman" w:hAnsi="Times New Roman" w:cs="Times New Roman"/>
          <w:b/>
          <w:color w:val="000000" w:themeColor="text1"/>
          <w:sz w:val="24"/>
          <w:szCs w:val="24"/>
          <w:lang w:val="uz-Cyrl-UZ"/>
        </w:rPr>
        <w:t/>
      </w:r>
      <w:r w:rsidR="00167F83">
        <w:rPr>
          <w:rFonts w:ascii="Times New Roman" w:hAnsi="Times New Roman" w:cs="Times New Roman"/>
          <w:b/>
          <w:color w:val="000000" w:themeColor="text1"/>
          <w:sz w:val="24"/>
          <w:szCs w:val="24"/>
          <w:lang w:val="uz-Cyrl-UZ"/>
        </w:rPr>
        <w:t xml:space="preserve"/>
      </w:r>
      <w:r w:rsidR="00167F83" w:rsidRPr="00C41C7B">
        <w:rPr>
          <w:rFonts w:ascii="Times New Roman" w:hAnsi="Times New Roman" w:cs="Times New Roman"/>
          <w:b/>
          <w:color w:val="000000" w:themeColor="text1"/>
          <w:sz w:val="24"/>
          <w:szCs w:val="24"/>
          <w:lang w:val="uz-Cyrl-UZ"/>
        </w:rPr>
        <w:t xml:space="preserve"/>
      </w:r>
    </w:p>
    <w:p ns2:paraId="55605CDA" ns2:textId="7F2D7061" w:rsidR="00C05F94" w:rsidRPr="00172146" w:rsidRDefault="00C05F94" w:rsidP="00C05F94">
      <w:pPr>
        <w:spacing w:after="0"/>
        <w:ind w:firstLine="709"/>
        <w:jc w:val="both"/>
        <w:rPr>
          <w:rFonts w:ascii="Times New Roman" w:hAnsi="Times New Roman" w:cs="Times New Roman"/>
          <w:sz w:val="24"/>
          <w:highlight w:val="yellow"/>
          <w:lang w:val="uz-Cyrl-UZ"/>
        </w:rPr>
      </w:pPr>
      <w:r>
        <w:rPr>
          <w:rFonts w:ascii="Times New Roman" w:hAnsi="Times New Roman" w:cs="Times New Roman"/>
          <w:b/>
          <w:color w:val="000000" w:themeColor="text1"/>
          <w:sz w:val="24"/>
          <w:szCs w:val="24"/>
          <w:lang w:val="uz-Cyrl-UZ"/>
        </w:rPr>
        <w:t xml:space="preserve">) сўм.</w:t>
      </w:r>
      <w:r w:rsidR="00855B9D">
        <w:rPr>
          <w:rFonts w:ascii="Times New Roman" w:hAnsi="Times New Roman" w:cs="Times New Roman"/>
          <w:b/>
          <w:color w:val="000000" w:themeColor="text1"/>
          <w:sz w:val="24"/>
          <w:szCs w:val="24"/>
          <w:lang w:val="uz-Cyrl-UZ"/>
        </w:rPr>
        <w:t/>
      </w:r>
      <w:r>
        <w:rPr>
          <w:rFonts w:ascii="Times New Roman" w:hAnsi="Times New Roman" w:cs="Times New Roman"/>
          <w:b/>
          <w:color w:val="000000" w:themeColor="text1"/>
          <w:sz w:val="24"/>
          <w:szCs w:val="24"/>
          <w:lang w:val="uz-Cyrl-UZ"/>
        </w:rPr>
        <w:t xml:space="preserve"/>
      </w:r>
      <w:r w:rsidRPr="00C41C7B">
        <w:rPr>
          <w:rFonts w:ascii="Times New Roman" w:hAnsi="Times New Roman" w:cs="Times New Roman"/>
          <w:b/>
          <w:color w:val="000000" w:themeColor="text1"/>
          <w:sz w:val="24"/>
          <w:szCs w:val="24"/>
          <w:lang w:val="uz-Cyrl-UZ"/>
        </w:rPr>
        <w:t xml:space="preserve"/>
      </w:r>
      <w:r>
        <w:rPr>
          <w:rFonts w:ascii="Times New Roman" w:hAnsi="Times New Roman" w:cs="Times New Roman"/>
          <w:b/>
          <w:color w:val="000000" w:themeColor="text1"/>
          <w:sz w:val="24"/>
          <w:szCs w:val="24"/>
          <w:lang w:val="uz-Cyrl-UZ"/>
        </w:rPr>
        <w:t xml:space="preserve"/>
      </w:r>
      <w:r w:rsidRPr="00C41C7B">
        <w:rPr>
          <w:rFonts w:ascii="Times New Roman" w:hAnsi="Times New Roman" w:cs="Times New Roman"/>
          <w:b/>
          <w:color w:val="000000" w:themeColor="text1"/>
          <w:sz w:val="24"/>
          <w:szCs w:val="24"/>
          <w:lang w:val="uz-Cyrl-UZ"/>
        </w:rPr>
        <w:t xml:space="preserve"/>
      </w:r>
      <w:r w:rsidRPr="00C41C7B">
        <w:rPr>
          <w:rFonts w:ascii="Times New Roman" w:hAnsi="Times New Roman" w:cs="Times New Roman"/>
          <w:bCs/>
          <w:color w:val="000000" w:themeColor="text1"/>
          <w:sz w:val="24"/>
          <w:szCs w:val="24"/>
          <w:lang w:val="uz-Cyrl-UZ"/>
        </w:rPr>
        <w:t/>
      </w:r>
    </w:p>
    <w:p ns2:paraId="61C0B8DA" ns2:textId="6A859B01" w:rsidR="00302C36" w:rsidRDefault="00302C36" w:rsidP="00EE5391">
      <w:pPr>
        <w:spacing w:after="0"/>
        <w:ind w:firstLine="709"/>
        <w:jc w:val="both"/>
        <w:rPr>
          <w:rFonts w:ascii="Times New Roman" w:eastAsia="Times New Roman" w:hAnsi="Times New Roman" w:cs="Times New Roman"/>
          <w:b/>
          <w:lang w:val="uz-Cyrl-UZ"/>
        </w:rPr>
      </w:pPr>
    </w:p>
    <w:p ns2:paraId="2298690E" ns2:textId="2ABB7D92" w:rsidR="00302C36" w:rsidRDefault="00302C36" w:rsidP="00EE5391">
      <w:pPr>
        <w:spacing w:after="0"/>
        <w:ind w:firstLine="709"/>
        <w:jc w:val="both"/>
        <w:rPr>
          <w:rFonts w:ascii="Times New Roman" w:eastAsia="Times New Roman" w:hAnsi="Times New Roman" w:cs="Times New Roman"/>
          <w:b/>
          <w:lang w:val="uz-Cyrl-UZ"/>
        </w:rPr>
      </w:pPr>
    </w:p>
    <w:p ns2:paraId="75CD2274" ns2:textId="77777777" w:rsidR="00302C36" w:rsidRPr="003F39AD" w:rsidRDefault="00302C36" w:rsidP="00EE5391">
      <w:pPr>
        <w:spacing w:after="0"/>
        <w:ind w:firstLine="709"/>
        <w:jc w:val="both"/>
        <w:rPr>
          <w:ins w:id="63" w:author="Davron Yakubov" w:date="2024-01-14T11:25:00Z"/>
          <w:rFonts w:ascii="Times New Roman" w:eastAsia="Times New Roman" w:hAnsi="Times New Roman" w:cs="Times New Roman"/>
          <w:b/>
          <w:lang w:val="uz-Cyrl-UZ"/>
        </w:rPr>
      </w:pPr>
    </w:p>
    <w:tbl>
      <w:tblPr>
        <w:tblStyle w:val="ac"/>
        <w:tblW w:w="9835" w:type="dxa"/>
        <w:tblInd w:w="846" w:type="dxa"/>
        <w:tblLook w:val="04A0" w:firstRow="1" w:lastRow="0" w:firstColumn="1" w:lastColumn="0" w:noHBand="0" w:noVBand="1"/>
      </w:tblPr>
      <w:tblGrid>
        <w:gridCol w:w="4705"/>
        <w:gridCol w:w="427"/>
        <w:gridCol w:w="4703"/>
      </w:tblGrid>
      <w:tr w:rsidR="00604FCC" w:rsidRPr="00DF2A57" ns2:paraId="0A4890A9" ns2:textId="77777777" w:rsidTr="00036558">
        <w:trPr>
          <w:trHeight w:val="444"/>
          <w:ins w:id="64" w:author="Davron Yakubov" w:date="2024-01-14T11:37:00Z"/>
        </w:trPr>
        <w:tc>
          <w:tcPr>
            <w:tcW w:w="4705" w:type="dxa"/>
          </w:tcPr>
          <w:bookmarkEnd w:id="53"/>
          <w:p ns2:paraId="6A6B9C01" ns2:textId="77777777" w:rsidR="00604FCC" w:rsidRPr="00DF2A57" w:rsidRDefault="00604FCC" w:rsidP="00FC6478">
            <w:pPr>
              <w:autoSpaceDE w:val="0"/>
              <w:autoSpaceDN w:val="0"/>
              <w:adjustRightInd w:val="0"/>
              <w:spacing w:after="0" w:line="360" w:lineRule="auto"/>
              <w:jc w:val="center"/>
              <w:rPr>
                <w:rFonts w:ascii="Times New Roman" w:hAnsi="Times New Roman" w:cs="Times New Roman"/>
                <w:b/>
                <w:bCs/>
                <w:noProof/>
                <w:sz w:val="24"/>
              </w:rPr>
            </w:pPr>
            <w:r w:rsidRPr="00DF2A57">
              <w:rPr>
                <w:rFonts w:ascii="Times New Roman" w:hAnsi="Times New Roman" w:cs="Times New Roman"/>
                <w:b/>
                <w:bCs/>
                <w:noProof/>
                <w:sz w:val="24"/>
              </w:rPr>
              <w:t xml:space="preserve">БУЮРТМАЧИ</w:t>
            </w:r>
          </w:p>
        </w:tc>
        <w:tc>
          <w:tcPr>
            <w:tcW w:w="427" w:type="dxa"/>
          </w:tcPr>
          <w:p ns2:paraId="3D4CCB13" ns2:textId="77777777" w:rsidR="00604FCC" w:rsidRPr="00DF2A57" w:rsidRDefault="00604FCC" w:rsidP="00FC6478">
            <w:pPr>
              <w:autoSpaceDE w:val="0"/>
              <w:autoSpaceDN w:val="0"/>
              <w:adjustRightInd w:val="0"/>
              <w:spacing w:after="0" w:line="360" w:lineRule="auto"/>
              <w:jc w:val="center"/>
              <w:rPr>
                <w:ins w:id="65" w:author="Davron Yakubov" w:date="2024-01-14T11:37:00Z"/>
                <w:rFonts w:ascii="Times New Roman" w:hAnsi="Times New Roman" w:cs="Times New Roman"/>
                <w:b/>
                <w:bCs/>
                <w:noProof/>
                <w:sz w:val="24"/>
              </w:rPr>
            </w:pPr>
          </w:p>
        </w:tc>
        <w:tc>
          <w:tcPr>
            <w:tcW w:w="4703" w:type="dxa"/>
          </w:tcPr>
          <w:p ns2:paraId="46176348" ns2:textId="77777777" w:rsidR="00604FCC" w:rsidRPr="00113E09" w:rsidRDefault="00604FCC" w:rsidP="00FC6478">
            <w:pPr>
              <w:autoSpaceDE w:val="0"/>
              <w:autoSpaceDN w:val="0"/>
              <w:adjustRightInd w:val="0"/>
              <w:spacing w:after="0" w:line="360" w:lineRule="auto"/>
              <w:jc w:val="center"/>
              <w:rPr>
                <w:ins w:id="66" w:author="Davron Yakubov" w:date="2024-01-14T11:37:00Z"/>
                <w:rFonts w:ascii="Times New Roman" w:hAnsi="Times New Roman" w:cs="Times New Roman"/>
                <w:b/>
                <w:bCs/>
                <w:noProof/>
                <w:color w:val="000000" w:themeColor="text1"/>
                <w:sz w:val="24"/>
              </w:rPr>
            </w:pPr>
            <w:r w:rsidRPr="00113E09">
              <w:rPr>
                <w:rFonts w:ascii="Times New Roman" w:hAnsi="Times New Roman" w:cs="Times New Roman"/>
                <w:b/>
                <w:color w:val="000000" w:themeColor="text1"/>
                <w:sz w:val="24"/>
              </w:rPr>
              <w:t xml:space="preserve">БАЖАРУВЧИ</w:t>
            </w:r>
          </w:p>
        </w:tc>
      </w:tr>
      <w:tr w:rsidR="00604FCC" w:rsidRPr="00F57FC5" ns2:paraId="301935AD" ns2:textId="77777777" w:rsidTr="00571A79">
        <w:trPr>
          <w:trHeight w:val="3634"/>
          <w:ins w:id="67" w:author="Davron Yakubov" w:date="2024-01-14T11:37:00Z"/>
        </w:trPr>
        <w:tc>
          <w:tcPr>
            <w:tcW w:w="4705" w:type="dxa"/>
          </w:tcPr>
          <w:p ns2:paraId="482F3382" ns2:textId="77777777" w:rsidR="006B0B2E" w:rsidRPr="009D079D" w:rsidRDefault="006B0B2E" w:rsidP="006B0B2E">
            <w:pPr>
              <w:autoSpaceDE w:val="0"/>
              <w:autoSpaceDN w:val="0"/>
              <w:adjustRightInd w:val="0"/>
              <w:spacing w:after="0" w:line="240" w:lineRule="auto"/>
              <w:jc w:val="center"/>
              <w:rPr>
                <w:ins w:id="68" w:author="Davron Yakubov" w:date="2024-01-14T11:37:00Z"/>
                <w:rFonts w:ascii="Times New Roman" w:hAnsi="Times New Roman" w:cs="Times New Roman"/>
                <w:b/>
                <w:bCs/>
                <w:noProof/>
                <w:sz w:val="24"/>
              </w:rPr>
            </w:pPr>
            <w:r>
              <w:rPr>
                <w:rFonts w:ascii="Times New Roman" w:hAnsi="Times New Roman" w:cs="Times New Roman"/>
                <w:b/>
                <w:bCs/>
                <w:noProof/>
                <w:sz w:val="24"/>
                <w:lang w:val="uz-Cyrl-UZ"/>
              </w:rPr>
              <w:lastRenderedPageBreak/>
              <w:t xml:space="preserve"> “DISTRI FOR COUNTRY”   МЧЖ  </w:t>
            </w:r>
            <w:r w:rsidRPr="009D079D">
              <w:rPr>
                <w:rFonts w:ascii="Times New Roman" w:hAnsi="Times New Roman" w:cs="Times New Roman"/>
                <w:b/>
                <w:bCs/>
                <w:sz w:val="24"/>
                <w:szCs w:val="24"/>
                <w:lang w:val="uz-Cyrl-UZ"/>
              </w:rPr>
              <w:t xml:space="preserve"/>
            </w:r>
          </w:p>
          <w:p ns2:paraId="55D7EE6C" ns2:textId="77777777" w:rsidR="006B0B2E" w:rsidRDefault="006B0B2E" w:rsidP="006B0B2E">
            <w:pPr>
              <w:autoSpaceDE w:val="0"/>
              <w:autoSpaceDN w:val="0"/>
              <w:adjustRightInd w:val="0"/>
              <w:spacing w:line="360" w:lineRule="auto"/>
              <w:rPr>
                <w:rFonts w:ascii="Times New Roman" w:hAnsi="Times New Roman" w:cs="Times New Roman"/>
                <w:bCs/>
                <w:noProof/>
                <w:sz w:val="24"/>
                <w:lang w:val="uz-Cyrl-UZ"/>
              </w:rPr>
            </w:pPr>
            <w:r>
              <w:rPr>
                <w:rFonts w:ascii="Times New Roman" w:hAnsi="Times New Roman" w:cs="Times New Roman"/>
                <w:bCs/>
                <w:noProof/>
                <w:sz w:val="24"/>
                <w:lang w:val="uz-Cyrl-UZ"/>
              </w:rPr>
              <w:t xml:space="preserve">Манзил: Тошкент шахар, Олмазор тумани, Сағбон 30 берк кўчаси, 7 уй.             </w:t>
            </w:r>
            <w:r w:rsidRPr="00DF2A57">
              <w:rPr>
                <w:rFonts w:ascii="Times New Roman" w:hAnsi="Times New Roman" w:cs="Times New Roman"/>
                <w:bCs/>
                <w:noProof/>
                <w:sz w:val="24"/>
                <w:lang w:val="uz-Cyrl-UZ"/>
              </w:rPr>
              <w:t xml:space="preserve"/>
            </w:r>
            <w:r w:rsidRPr="00BA5703">
              <w:rPr>
                <w:rFonts w:ascii="Times New Roman" w:hAnsi="Times New Roman" w:cs="Times New Roman"/>
                <w:bCs/>
                <w:noProof/>
                <w:sz w:val="24"/>
                <w:lang w:val="uz-Cyrl-UZ"/>
              </w:rPr>
              <w:t xml:space="preserve"/>
            </w:r>
            <w:r>
              <w:rPr>
                <w:rFonts w:ascii="Times New Roman" w:hAnsi="Times New Roman" w:cs="Times New Roman"/>
                <w:bCs/>
                <w:noProof/>
                <w:sz w:val="24"/>
                <w:lang w:val="uz-Cyrl-UZ"/>
              </w:rPr>
              <w:t xml:space="preserve"/>
            </w:r>
            <w:r w:rsidRPr="00BA5703">
              <w:rPr>
                <w:rFonts w:ascii="Times New Roman" w:hAnsi="Times New Roman" w:cs="Times New Roman"/>
                <w:bCs/>
                <w:noProof/>
                <w:sz w:val="24"/>
                <w:lang w:val="uz-Cyrl-UZ"/>
              </w:rPr>
              <w:t xml:space="preserve"/>
            </w:r>
            <w:r>
              <w:rPr>
                <w:rFonts w:ascii="Times New Roman" w:hAnsi="Times New Roman" w:cs="Times New Roman"/>
                <w:bCs/>
                <w:noProof/>
                <w:sz w:val="24"/>
                <w:lang w:val="uz-Cyrl-UZ"/>
              </w:rPr>
              <w:t xml:space="preserve"/>
            </w:r>
            <w:r w:rsidRPr="00BA5703">
              <w:rPr>
                <w:rFonts w:ascii="Times New Roman" w:hAnsi="Times New Roman" w:cs="Times New Roman"/>
                <w:bCs/>
                <w:noProof/>
                <w:sz w:val="24"/>
                <w:lang w:val="uz-Cyrl-UZ"/>
              </w:rPr>
              <w:t xml:space="preserve"/>
            </w:r>
            <w:r>
              <w:rPr>
                <w:rFonts w:ascii="Times New Roman" w:hAnsi="Times New Roman" w:cs="Times New Roman"/>
                <w:bCs/>
                <w:noProof/>
                <w:sz w:val="24"/>
                <w:lang w:val="uz-Cyrl-UZ"/>
              </w:rPr>
              <w:t xml:space="preserve"/>
            </w:r>
            <w:r w:rsidRPr="00BA5703">
              <w:rPr>
                <w:rFonts w:ascii="Times New Roman" w:hAnsi="Times New Roman" w:cs="Times New Roman"/>
                <w:bCs/>
                <w:noProof/>
                <w:sz w:val="24"/>
                <w:lang w:val="uz-Cyrl-UZ"/>
              </w:rPr>
              <w:t xml:space="preserve"/>
            </w:r>
            <w:r>
              <w:rPr>
                <w:rFonts w:ascii="Times New Roman" w:hAnsi="Times New Roman" w:cs="Times New Roman"/>
                <w:bCs/>
                <w:noProof/>
                <w:sz w:val="24"/>
                <w:lang w:val="uz-Cyrl-UZ"/>
              </w:rPr>
              <w:t xml:space="preserve"/>
            </w:r>
          </w:p>
          <w:p ns2:paraId="57E28A29" ns2:textId="77777777" w:rsidR="006B0B2E" w:rsidRDefault="006B0B2E" w:rsidP="006B0B2E">
            <w:pPr>
              <w:autoSpaceDE w:val="0"/>
              <w:autoSpaceDN w:val="0"/>
              <w:adjustRightInd w:val="0"/>
              <w:spacing w:after="0" w:line="360" w:lineRule="auto"/>
              <w:rPr>
                <w:rFonts w:ascii="Times New Roman" w:hAnsi="Times New Roman" w:cs="Times New Roman"/>
                <w:bCs/>
                <w:noProof/>
                <w:sz w:val="24"/>
                <w:lang w:val="uz-Cyrl-UZ"/>
              </w:rPr>
            </w:pPr>
            <w:r>
              <w:rPr>
                <w:rFonts w:ascii="Times New Roman" w:hAnsi="Times New Roman" w:cs="Times New Roman"/>
                <w:bCs/>
                <w:noProof/>
                <w:color w:val="000000" w:themeColor="text1"/>
                <w:sz w:val="24"/>
              </w:rPr>
              <w:t xml:space="preserve">Х/Р: 20208000605209993001  </w:t>
            </w:r>
            <w:r w:rsidRPr="00E54CDC">
              <w:rPr>
                <w:rFonts w:ascii="Times New Roman" w:hAnsi="Times New Roman" w:cs="Times New Roman"/>
                <w:bCs/>
                <w:noProof/>
                <w:color w:val="000000" w:themeColor="text1"/>
                <w:sz w:val="24"/>
              </w:rPr>
              <w:t/>
            </w:r>
            <w:r>
              <w:rPr>
                <w:rFonts w:ascii="Times New Roman" w:hAnsi="Times New Roman" w:cs="Times New Roman"/>
                <w:bCs/>
                <w:noProof/>
                <w:color w:val="000000" w:themeColor="text1"/>
                <w:sz w:val="24"/>
              </w:rPr>
              <w:t xml:space="preserve"/>
            </w:r>
            <w:r w:rsidRPr="00BA5703">
              <w:rPr>
                <w:rFonts w:ascii="Times New Roman" w:hAnsi="Times New Roman" w:cs="Times New Roman"/>
                <w:bCs/>
                <w:noProof/>
                <w:sz w:val="24"/>
                <w:lang w:val="uz-Cyrl-UZ"/>
              </w:rPr>
              <w:t xml:space="preserve"/>
            </w:r>
          </w:p>
          <w:p ns2:paraId="28DB3A70" ns2:textId="77777777" w:rsidR="006B0B2E" w:rsidRPr="00036558" w:rsidRDefault="006B0B2E" w:rsidP="006B0B2E">
            <w:pPr>
              <w:autoSpaceDE w:val="0"/>
              <w:autoSpaceDN w:val="0"/>
              <w:adjustRightInd w:val="0"/>
              <w:spacing w:after="0" w:line="360" w:lineRule="auto"/>
              <w:rPr>
                <w:ins w:id="69" w:author="Davron Yakubov" w:date="2024-01-14T11:37:00Z"/>
                <w:rFonts w:ascii="Times New Roman" w:hAnsi="Times New Roman" w:cs="Times New Roman"/>
                <w:bCs/>
                <w:noProof/>
                <w:color w:val="000000" w:themeColor="text1"/>
                <w:sz w:val="24"/>
                <w:lang w:val="uz-Cyrl-UZ"/>
              </w:rPr>
            </w:pPr>
            <w:r>
              <w:rPr>
                <w:rFonts w:ascii="Times New Roman" w:hAnsi="Times New Roman" w:cs="Times New Roman"/>
                <w:bCs/>
                <w:noProof/>
                <w:color w:val="000000" w:themeColor="text1"/>
                <w:sz w:val="24"/>
              </w:rPr>
              <w:t xml:space="preserve">МФО: 01183</w:t>
            </w:r>
            <w:r>
              <w:rPr>
                <w:rFonts w:ascii="Times New Roman" w:hAnsi="Times New Roman" w:cs="Times New Roman"/>
                <w:bCs/>
                <w:noProof/>
                <w:color w:val="000000" w:themeColor="text1"/>
                <w:sz w:val="24"/>
                <w:lang w:val="uz-Cyrl-UZ"/>
              </w:rPr>
              <w:t/>
            </w:r>
          </w:p>
          <w:p ns2:paraId="7D5D919B" ns2:textId="77777777" w:rsidR="006B0B2E" w:rsidRPr="00036558" w:rsidRDefault="006B0B2E" w:rsidP="006B0B2E">
            <w:pPr>
              <w:autoSpaceDE w:val="0"/>
              <w:autoSpaceDN w:val="0"/>
              <w:adjustRightInd w:val="0"/>
              <w:spacing w:after="0" w:line="360" w:lineRule="auto"/>
              <w:rPr>
                <w:rFonts w:ascii="Times New Roman" w:hAnsi="Times New Roman" w:cs="Times New Roman"/>
                <w:bCs/>
                <w:noProof/>
                <w:sz w:val="24"/>
                <w:lang w:val="uz-Cyrl-UZ"/>
              </w:rPr>
            </w:pPr>
            <w:r>
              <w:rPr>
                <w:rFonts w:ascii="Times New Roman" w:hAnsi="Times New Roman" w:cs="Times New Roman"/>
                <w:bCs/>
                <w:noProof/>
                <w:color w:val="000000" w:themeColor="text1"/>
                <w:sz w:val="24"/>
                <w:lang w:val="uz-Cyrl-UZ"/>
              </w:rPr>
              <w:t xml:space="preserve">СТИР: 307288284</w:t>
            </w:r>
            <w:r w:rsidRPr="00BA5703">
              <w:rPr>
                <w:rFonts w:ascii="Times New Roman" w:hAnsi="Times New Roman" w:cs="Times New Roman"/>
                <w:bCs/>
                <w:noProof/>
                <w:sz w:val="24"/>
                <w:lang w:val="uz-Cyrl-UZ"/>
              </w:rPr>
              <w:t/>
            </w:r>
          </w:p>
          <w:p ns2:paraId="09A7ECFC" ns2:textId="77777777" w:rsidR="006B0B2E" w:rsidRDefault="006B0B2E" w:rsidP="006B0B2E">
            <w:pPr>
              <w:autoSpaceDE w:val="0"/>
              <w:autoSpaceDN w:val="0"/>
              <w:adjustRightInd w:val="0"/>
              <w:spacing w:after="0" w:line="360" w:lineRule="auto"/>
              <w:rPr>
                <w:rFonts w:ascii="Times New Roman" w:hAnsi="Times New Roman" w:cs="Times New Roman"/>
                <w:bCs/>
                <w:noProof/>
                <w:sz w:val="24"/>
                <w:szCs w:val="24"/>
              </w:rPr>
            </w:pPr>
            <w:r>
              <w:rPr>
                <w:rFonts w:ascii="Times New Roman" w:hAnsi="Times New Roman" w:cs="Times New Roman"/>
                <w:bCs/>
                <w:noProof/>
                <w:sz w:val="24"/>
                <w:szCs w:val="24"/>
                <w:lang w:val="uz-Cyrl-UZ"/>
              </w:rPr>
              <w:t xml:space="preserve">Ижрочи директор:</w:t>
            </w:r>
            <w:r w:rsidRPr="00DF2A57">
              <w:rPr>
                <w:rFonts w:ascii="Times New Roman" w:hAnsi="Times New Roman" w:cs="Times New Roman"/>
                <w:bCs/>
                <w:noProof/>
                <w:sz w:val="24"/>
                <w:szCs w:val="24"/>
              </w:rPr>
              <w:t/>
            </w:r>
          </w:p>
          <w:p ns2:paraId="2E47CF73" ns2:textId="1C663BC0" w:rsidR="00604FCC" w:rsidRPr="00036558" w:rsidRDefault="006B0B2E" w:rsidP="006B0B2E">
            <w:pPr>
              <w:autoSpaceDE w:val="0"/>
              <w:autoSpaceDN w:val="0"/>
              <w:adjustRightInd w:val="0"/>
              <w:spacing w:after="0" w:line="360" w:lineRule="auto"/>
              <w:rPr>
                <w:rFonts w:ascii="Times New Roman" w:hAnsi="Times New Roman" w:cs="Times New Roman"/>
                <w:b/>
                <w:bCs/>
                <w:noProof/>
                <w:sz w:val="24"/>
                <w:lang w:val="uz-Cyrl-UZ"/>
              </w:rPr>
            </w:pPr>
            <w:ins w:id="70" w:author="Davron Yakubov" w:date="2024-01-14T11:37:00Z">
              <w:r w:rsidRPr="00DF2A57">
                <w:rPr>
                  <w:rFonts w:ascii="Times New Roman" w:hAnsi="Times New Roman" w:cs="Times New Roman"/>
                  <w:bCs/>
                  <w:noProof/>
                  <w:sz w:val="24"/>
                </w:rPr>
                <w:t xml:space="preserve">_______________ </w:t>
              </w:r>
            </w:ins>
            <w:r>
              <w:rPr>
                <w:rFonts w:ascii="Times New Roman" w:hAnsi="Times New Roman" w:cs="Times New Roman"/>
                <w:color w:val="000000" w:themeColor="text1"/>
                <w:sz w:val="24"/>
                <w:szCs w:val="24"/>
                <w:lang w:val="uz-Cyrl-UZ"/>
              </w:rPr>
              <w:t xml:space="preserve"> О.Х.Юлдашев</w:t>
            </w:r>
          </w:p>
        </w:tc>
        <w:tc>
          <w:tcPr>
            <w:tcW w:w="427" w:type="dxa"/>
          </w:tcPr>
          <w:p ns2:paraId="13EE4B51" ns2:textId="77777777" w:rsidR="00604FCC" w:rsidRPr="00DF2A57" w:rsidRDefault="00604FCC" w:rsidP="00FC6478">
            <w:pPr>
              <w:autoSpaceDE w:val="0"/>
              <w:autoSpaceDN w:val="0"/>
              <w:adjustRightInd w:val="0"/>
              <w:spacing w:after="0" w:line="240" w:lineRule="auto"/>
              <w:jc w:val="center"/>
              <w:rPr>
                <w:ins w:id="71" w:author="Davron Yakubov" w:date="2024-01-14T11:37:00Z"/>
                <w:rFonts w:ascii="Times New Roman" w:hAnsi="Times New Roman" w:cs="Times New Roman"/>
                <w:b/>
                <w:bCs/>
                <w:noProof/>
                <w:sz w:val="24"/>
              </w:rPr>
            </w:pPr>
          </w:p>
        </w:tc>
        <w:tc>
          <w:tcPr>
            <w:tcW w:w="4703" w:type="dxa"/>
          </w:tcPr>
          <w:p ns2:paraId="58D96B6C" ns2:textId="6E0AAAEA" w:rsidR="00132901" w:rsidRPr="007A0925" w:rsidRDefault="009B4D74" w:rsidP="00C11780">
            <w:pPr>
              <w:autoSpaceDE w:val="0"/>
              <w:autoSpaceDN w:val="0"/>
              <w:adjustRightInd w:val="0"/>
              <w:spacing w:after="0" w:line="240" w:lineRule="auto"/>
              <w:rPr>
                <w:rFonts w:ascii="Times New Roman" w:hAnsi="Times New Roman" w:cs="Times New Roman"/>
                <w:b/>
                <w:bCs/>
                <w:sz w:val="24"/>
                <w:szCs w:val="24"/>
                <w:lang w:val="uz-Cyrl-UZ"/>
              </w:rPr>
            </w:pPr>
            <w:r w:rsidRPr="00356961">
              <w:rPr>
                <w:rFonts w:ascii="Times New Roman" w:hAnsi="Times New Roman" w:cs="Times New Roman"/>
                <w:b/>
                <w:bCs/>
                <w:sz w:val="24"/>
                <w:szCs w:val="24"/>
                <w:lang w:val="uz-Cyrl-UZ"/>
              </w:rPr>
              <w:t xml:space="preserve">    {fio}</w:t>
            </w:r>
            <w:r w:rsidR="00734B1C" w:rsidRPr="00356961">
              <w:rPr>
                <w:rFonts w:ascii="Times New Roman" w:hAnsi="Times New Roman" w:cs="Times New Roman"/>
                <w:b/>
                <w:bCs/>
                <w:sz w:val="24"/>
                <w:szCs w:val="24"/>
                <w:lang w:val="uz-Cyrl-UZ"/>
              </w:rPr>
              <w:t xml:space="preserve"/>
            </w:r>
            <w:r w:rsidR="00044DEE">
              <w:rPr>
                <w:rFonts w:ascii="Times New Roman" w:hAnsi="Times New Roman" w:cs="Times New Roman"/>
                <w:b/>
                <w:bCs/>
                <w:sz w:val="24"/>
                <w:szCs w:val="24"/>
                <w:lang w:val="uz-Cyrl-UZ"/>
              </w:rPr>
              <w:t xml:space="preserve"/>
            </w:r>
            <w:r w:rsidR="007A0925" w:rsidRPr="007A0925">
              <w:rPr>
                <w:rFonts w:ascii="Times New Roman" w:hAnsi="Times New Roman" w:cs="Times New Roman"/>
                <w:b/>
                <w:bCs/>
                <w:sz w:val="24"/>
                <w:szCs w:val="24"/>
                <w:lang w:val="uz-Cyrl-UZ"/>
              </w:rPr>
              <w:t/>
            </w:r>
          </w:p>
          <w:p ns2:paraId="1100DC4B" ns2:textId="26FC2CA4" w:rsidR="00C11780" w:rsidRPr="00FB070C" w:rsidRDefault="00C11780" w:rsidP="00C11780">
            <w:pPr>
              <w:autoSpaceDE w:val="0"/>
              <w:autoSpaceDN w:val="0"/>
              <w:adjustRightInd w:val="0"/>
              <w:spacing w:after="0" w:line="240" w:lineRule="auto"/>
              <w:rPr>
                <w:ins w:id="72" w:author="Davron Yakubov" w:date="2024-01-14T11:37:00Z"/>
                <w:rFonts w:ascii="Times New Roman" w:hAnsi="Times New Roman" w:cs="Times New Roman"/>
                <w:color w:val="000000" w:themeColor="text1"/>
                <w:sz w:val="24"/>
                <w:szCs w:val="24"/>
                <w:lang w:val="uz-Cyrl-UZ"/>
              </w:rPr>
            </w:pPr>
            <w:r w:rsidRPr="00FB070C">
              <w:rPr>
                <w:rFonts w:ascii="Times New Roman" w:hAnsi="Times New Roman" w:cs="Times New Roman"/>
                <w:color w:val="000000" w:themeColor="text1"/>
                <w:sz w:val="24"/>
                <w:szCs w:val="24"/>
                <w:lang w:val="uz-Cyrl-UZ"/>
              </w:rPr>
              <w:t xml:space="preserve">Шахс гувохномаси: {passport}  </w:t>
            </w:r>
            <w:r w:rsidR="00BB1231" w:rsidRPr="004838BD">
              <w:rPr>
                <w:rFonts w:ascii="Times New Roman" w:hAnsi="Times New Roman" w:cs="Times New Roman"/>
                <w:sz w:val="24"/>
                <w:szCs w:val="24"/>
                <w:lang w:val="uz-Cyrl-UZ"/>
              </w:rPr>
              <w:t/>
            </w:r>
            <w:r w:rsidR="00BB1231">
              <w:rPr>
                <w:rFonts w:ascii="Times New Roman" w:hAnsi="Times New Roman" w:cs="Times New Roman"/>
                <w:sz w:val="24"/>
                <w:szCs w:val="24"/>
                <w:lang w:val="uz-Cyrl-UZ"/>
              </w:rPr>
              <w:t/>
            </w:r>
            <w:r w:rsidR="00BB1231" w:rsidRPr="004838BD">
              <w:rPr>
                <w:rFonts w:ascii="Times New Roman" w:hAnsi="Times New Roman" w:cs="Times New Roman"/>
                <w:sz w:val="24"/>
                <w:szCs w:val="24"/>
                <w:lang w:val="uz-Cyrl-UZ"/>
              </w:rPr>
              <w:t xml:space="preserve"/>
            </w:r>
            <w:r w:rsidR="00BB1231">
              <w:rPr>
                <w:rFonts w:ascii="Times New Roman" w:hAnsi="Times New Roman" w:cs="Times New Roman"/>
                <w:sz w:val="24"/>
                <w:szCs w:val="24"/>
                <w:lang w:val="uz-Cyrl-UZ"/>
              </w:rPr>
              <w:t xml:space="preserve"/>
            </w:r>
            <w:r w:rsidR="00BB1231" w:rsidRPr="004838BD">
              <w:rPr>
                <w:rFonts w:ascii="Times New Roman" w:hAnsi="Times New Roman" w:cs="Times New Roman"/>
                <w:sz w:val="24"/>
                <w:szCs w:val="24"/>
                <w:lang w:val="uz-Cyrl-UZ"/>
              </w:rPr>
              <w:t xml:space="preserve"/>
            </w:r>
          </w:p>
          <w:p ns2:paraId="7376C536" ns2:textId="619BCF7E" w:rsidR="00065CE5" w:rsidRDefault="00C11780" w:rsidP="00C11780">
            <w:pPr>
              <w:autoSpaceDE w:val="0"/>
              <w:autoSpaceDN w:val="0"/>
              <w:adjustRightInd w:val="0"/>
              <w:spacing w:after="0" w:line="240" w:lineRule="auto"/>
              <w:rPr>
                <w:rFonts w:ascii="Times New Roman" w:hAnsi="Times New Roman" w:cs="Times New Roman"/>
                <w:sz w:val="24"/>
                <w:szCs w:val="24"/>
                <w:lang w:val="uz-Cyrl-UZ"/>
              </w:rPr>
            </w:pPr>
            <w:r w:rsidRPr="00FB070C">
              <w:rPr>
                <w:rFonts w:ascii="Times New Roman" w:hAnsi="Times New Roman" w:cs="Times New Roman"/>
                <w:color w:val="000000" w:themeColor="text1"/>
                <w:sz w:val="24"/>
                <w:szCs w:val="24"/>
                <w:lang w:val="uz-Cyrl-UZ"/>
              </w:rPr>
              <w:t xml:space="preserve">Ким томонидан берилган:  {passportBerilgan} </w:t>
            </w:r>
            <w:r w:rsidRPr="00300106">
              <w:rPr>
                <w:rFonts w:ascii="Times New Roman" w:hAnsi="Times New Roman" w:cs="Times New Roman"/>
                <w:color w:val="000000" w:themeColor="text1"/>
                <w:sz w:val="24"/>
                <w:szCs w:val="24"/>
                <w:lang w:val="uz-Cyrl-UZ"/>
              </w:rPr>
              <w:t/>
            </w:r>
            <w:r w:rsidRPr="00471C65">
              <w:rPr>
                <w:rFonts w:ascii="Times New Roman" w:hAnsi="Times New Roman" w:cs="Times New Roman"/>
                <w:color w:val="000000" w:themeColor="text1"/>
                <w:sz w:val="24"/>
                <w:szCs w:val="24"/>
                <w:lang w:val="uz-Cyrl-UZ"/>
              </w:rPr>
              <w:t/>
            </w:r>
            <w:r w:rsidR="002F67E2" w:rsidRPr="000D2CC5">
              <w:rPr>
                <w:rFonts w:ascii="Times New Roman" w:hAnsi="Times New Roman" w:cs="Times New Roman"/>
                <w:sz w:val="24"/>
                <w:szCs w:val="24"/>
                <w:lang w:val="uz-Cyrl-UZ"/>
              </w:rPr>
              <w:t xml:space="preserve"/>
            </w:r>
            <w:r w:rsidR="00082C50">
              <w:rPr>
                <w:rFonts w:ascii="Times New Roman" w:hAnsi="Times New Roman" w:cs="Times New Roman"/>
                <w:sz w:val="24"/>
                <w:szCs w:val="24"/>
                <w:lang w:val="uz-Cyrl-UZ"/>
              </w:rPr>
              <w:t xml:space="preserve"/>
            </w:r>
            <w:r w:rsidR="00065CE5">
              <w:rPr>
                <w:rFonts w:ascii="Times New Roman" w:hAnsi="Times New Roman" w:cs="Times New Roman"/>
                <w:sz w:val="24"/>
                <w:szCs w:val="24"/>
                <w:lang w:val="uz-Cyrl-UZ"/>
              </w:rPr>
              <w:t/>
            </w:r>
            <w:r w:rsidR="00065CE5" w:rsidRPr="004838BD">
              <w:rPr>
                <w:rFonts w:ascii="Times New Roman" w:hAnsi="Times New Roman" w:cs="Times New Roman"/>
                <w:sz w:val="24"/>
                <w:szCs w:val="24"/>
                <w:lang w:val="uz-Cyrl-UZ"/>
              </w:rPr>
              <w:t xml:space="preserve"/>
            </w:r>
            <w:r w:rsidR="00065CE5">
              <w:rPr>
                <w:rFonts w:ascii="Times New Roman" w:hAnsi="Times New Roman" w:cs="Times New Roman"/>
                <w:sz w:val="24"/>
                <w:szCs w:val="24"/>
                <w:lang w:val="uz-Cyrl-UZ"/>
              </w:rPr>
              <w:t xml:space="preserve"/>
            </w:r>
            <w:r w:rsidR="00065CE5" w:rsidRPr="004838BD">
              <w:rPr>
                <w:rFonts w:ascii="Times New Roman" w:hAnsi="Times New Roman" w:cs="Times New Roman"/>
                <w:sz w:val="24"/>
                <w:szCs w:val="24"/>
                <w:lang w:val="uz-Cyrl-UZ"/>
              </w:rPr>
              <w:t xml:space="preserve"/>
            </w:r>
            <w:r w:rsidR="00065CE5">
              <w:rPr>
                <w:rFonts w:ascii="Times New Roman" w:hAnsi="Times New Roman" w:cs="Times New Roman"/>
                <w:sz w:val="24"/>
                <w:szCs w:val="24"/>
                <w:lang w:val="uz-Cyrl-UZ"/>
              </w:rPr>
              <w:t xml:space="preserve"/>
            </w:r>
          </w:p>
          <w:p ns2:paraId="1FE6FEA4" ns2:textId="68F7FBBA" w:rsidR="00C11780" w:rsidRPr="003054D1" w:rsidRDefault="00C11780" w:rsidP="00C11780">
            <w:pPr>
              <w:autoSpaceDE w:val="0"/>
              <w:autoSpaceDN w:val="0"/>
              <w:adjustRightInd w:val="0"/>
              <w:spacing w:after="0" w:line="240" w:lineRule="auto"/>
              <w:rPr>
                <w:rFonts w:ascii="Times New Roman" w:hAnsi="Times New Roman" w:cs="Times New Roman"/>
                <w:color w:val="000000" w:themeColor="text1"/>
                <w:sz w:val="24"/>
                <w:szCs w:val="24"/>
                <w:lang w:val="uz-Cyrl-UZ"/>
              </w:rPr>
            </w:pPr>
            <w:r w:rsidRPr="00FB070C">
              <w:rPr>
                <w:rFonts w:ascii="Times New Roman" w:hAnsi="Times New Roman" w:cs="Times New Roman"/>
                <w:color w:val="000000" w:themeColor="text1"/>
                <w:sz w:val="24"/>
                <w:szCs w:val="24"/>
                <w:lang w:val="uz-Cyrl-UZ"/>
              </w:rPr>
              <w:t xml:space="preserve">ЖШШИР:  {jshshir}       </w:t>
            </w:r>
            <w:r w:rsidRPr="003054D1">
              <w:rPr>
                <w:rFonts w:ascii="Times New Roman" w:hAnsi="Times New Roman" w:cs="Times New Roman"/>
                <w:color w:val="000000" w:themeColor="text1"/>
                <w:sz w:val="24"/>
                <w:szCs w:val="24"/>
                <w:lang w:val="uz-Cyrl-UZ"/>
              </w:rPr>
              <w:t xml:space="preserve"/>
            </w:r>
            <w:r w:rsidR="00082C50">
              <w:rPr>
                <w:rFonts w:ascii="Times New Roman" w:hAnsi="Times New Roman" w:cs="Times New Roman"/>
                <w:sz w:val="24"/>
                <w:szCs w:val="24"/>
                <w:lang w:val="uz-Cyrl-UZ"/>
              </w:rPr>
              <w:t xml:space="preserve"/>
            </w:r>
            <w:r w:rsidR="00065CE5">
              <w:rPr>
                <w:rFonts w:ascii="Times New Roman" w:hAnsi="Times New Roman" w:cs="Times New Roman"/>
                <w:sz w:val="24"/>
                <w:szCs w:val="24"/>
                <w:lang w:val="uz-Cyrl-UZ"/>
              </w:rPr>
              <w:t/>
            </w:r>
            <w:r w:rsidRPr="003054D1">
              <w:rPr>
                <w:rFonts w:ascii="Times New Roman" w:hAnsi="Times New Roman" w:cs="Times New Roman"/>
                <w:color w:val="000000" w:themeColor="text1"/>
                <w:sz w:val="24"/>
                <w:szCs w:val="24"/>
                <w:lang w:val="uz-Cyrl-UZ"/>
              </w:rPr>
              <w:t xml:space="preserve"/>
            </w:r>
          </w:p>
          <w:p ns2:paraId="6C7559AE" ns2:textId="64EB7730" w:rsidR="00B079E5" w:rsidRDefault="00C11780" w:rsidP="009E5C8A">
            <w:pPr>
              <w:rPr>
                <w:rFonts w:ascii="Times New Roman" w:hAnsi="Times New Roman" w:cs="Times New Roman"/>
                <w:sz w:val="24"/>
                <w:szCs w:val="24"/>
                <w:lang w:val="uz-Cyrl-UZ"/>
              </w:rPr>
            </w:pPr>
            <w:r w:rsidRPr="00FB070C">
              <w:rPr>
                <w:rFonts w:ascii="Times New Roman" w:hAnsi="Times New Roman" w:cs="Times New Roman"/>
                <w:color w:val="000000" w:themeColor="text1"/>
                <w:sz w:val="24"/>
                <w:szCs w:val="24"/>
                <w:lang w:val="uz-Cyrl-UZ"/>
              </w:rPr>
              <w:t xml:space="preserve">Манзил:  {manzil} </w:t>
            </w:r>
            <w:r w:rsidR="00C64563">
              <w:rPr>
                <w:rFonts w:ascii="Times New Roman" w:hAnsi="Times New Roman" w:cs="Times New Roman"/>
                <w:sz w:val="24"/>
                <w:szCs w:val="24"/>
                <w:lang w:val="uz-Cyrl-UZ"/>
              </w:rPr>
              <w:t xml:space="preserve"/>
            </w:r>
            <w:r w:rsidR="00082C50">
              <w:rPr>
                <w:rFonts w:ascii="Times New Roman" w:hAnsi="Times New Roman" w:cs="Times New Roman"/>
                <w:sz w:val="24"/>
                <w:szCs w:val="24"/>
                <w:lang w:val="uz-Cyrl-UZ"/>
              </w:rPr>
              <w:t xml:space="preserve"/>
            </w:r>
            <w:r w:rsidR="00065CE5">
              <w:rPr>
                <w:rFonts w:ascii="Times New Roman" w:hAnsi="Times New Roman" w:cs="Times New Roman"/>
                <w:sz w:val="24"/>
                <w:szCs w:val="24"/>
                <w:lang w:val="uz-Cyrl-UZ"/>
              </w:rPr>
              <w:t/>
            </w:r>
            <w:r w:rsidR="00065CE5" w:rsidRPr="004838BD">
              <w:rPr>
                <w:rFonts w:ascii="Times New Roman" w:hAnsi="Times New Roman" w:cs="Times New Roman"/>
                <w:sz w:val="24"/>
                <w:szCs w:val="24"/>
                <w:lang w:val="uz-Cyrl-UZ"/>
              </w:rPr>
              <w:t xml:space="preserve"/>
            </w:r>
            <w:r w:rsidR="00065CE5">
              <w:rPr>
                <w:rFonts w:ascii="Times New Roman" w:hAnsi="Times New Roman" w:cs="Times New Roman"/>
                <w:sz w:val="24"/>
                <w:szCs w:val="24"/>
                <w:lang w:val="uz-Cyrl-UZ"/>
              </w:rPr>
              <w:t/>
            </w:r>
            <w:r w:rsidR="00065CE5" w:rsidRPr="004838BD">
              <w:rPr>
                <w:rFonts w:ascii="Times New Roman" w:hAnsi="Times New Roman" w:cs="Times New Roman"/>
                <w:sz w:val="24"/>
                <w:szCs w:val="24"/>
                <w:lang w:val="uz-Cyrl-UZ"/>
              </w:rPr>
              <w:t xml:space="preserve"/>
            </w:r>
            <w:r w:rsidR="00065CE5">
              <w:rPr>
                <w:rFonts w:ascii="Times New Roman" w:hAnsi="Times New Roman" w:cs="Times New Roman"/>
                <w:sz w:val="24"/>
                <w:szCs w:val="24"/>
                <w:lang w:val="uz-Cyrl-UZ"/>
              </w:rPr>
              <w:t/>
            </w:r>
            <w:r w:rsidR="00065CE5" w:rsidRPr="004838BD">
              <w:rPr>
                <w:rFonts w:ascii="Times New Roman" w:hAnsi="Times New Roman" w:cs="Times New Roman"/>
                <w:sz w:val="24"/>
                <w:szCs w:val="24"/>
                <w:lang w:val="uz-Cyrl-UZ"/>
              </w:rPr>
              <w:t xml:space="preserve"/>
            </w:r>
            <w:r w:rsidR="00065CE5">
              <w:rPr>
                <w:rFonts w:ascii="Times New Roman" w:hAnsi="Times New Roman" w:cs="Times New Roman"/>
                <w:sz w:val="24"/>
                <w:szCs w:val="24"/>
                <w:lang w:val="uz-Cyrl-UZ"/>
              </w:rPr>
              <w:t/>
            </w:r>
            <w:r w:rsidR="00B079E5">
              <w:rPr>
                <w:rFonts w:ascii="Times New Roman" w:hAnsi="Times New Roman" w:cs="Times New Roman"/>
                <w:sz w:val="24"/>
                <w:szCs w:val="24"/>
                <w:lang w:val="uz-Cyrl-UZ"/>
              </w:rPr>
              <w:t xml:space="preserve"/>
            </w:r>
          </w:p>
          <w:p ns2:paraId="0A24DCAD" ns2:textId="6A0F4BC8" w:rsidR="009E5C8A" w:rsidRDefault="00C11780" w:rsidP="009E5C8A">
            <w:pPr>
              <w:rPr>
                <w:rFonts w:ascii="Times New Roman" w:hAnsi="Times New Roman" w:cs="Times New Roman"/>
                <w:color w:val="000000" w:themeColor="text1"/>
                <w:sz w:val="24"/>
                <w:szCs w:val="24"/>
                <w:lang w:val="uz-Cyrl-UZ"/>
              </w:rPr>
            </w:pPr>
            <w:r w:rsidRPr="00FB070C">
              <w:rPr>
                <w:rFonts w:ascii="Times New Roman" w:hAnsi="Times New Roman" w:cs="Times New Roman"/>
                <w:color w:val="000000" w:themeColor="text1"/>
                <w:sz w:val="24"/>
                <w:szCs w:val="24"/>
                <w:lang w:val="uz-Cyrl-UZ"/>
              </w:rPr>
              <w:t xml:space="preserve">Карта рақами:  {karta}</w:t>
            </w:r>
            <w:r w:rsidR="009E5C8A" w:rsidRPr="00FE1A7B">
              <w:rPr>
                <w:rFonts w:ascii="Times New Roman" w:hAnsi="Times New Roman" w:cs="Times New Roman"/>
                <w:color w:val="000000" w:themeColor="text1"/>
                <w:sz w:val="24"/>
                <w:szCs w:val="24"/>
              </w:rPr>
              <w:t xml:space="preserve"/>
            </w:r>
            <w:r w:rsidR="00B079E5">
              <w:rPr>
                <w:rFonts w:ascii="Times New Roman" w:hAnsi="Times New Roman" w:cs="Times New Roman"/>
                <w:color w:val="000000" w:themeColor="text1"/>
                <w:sz w:val="24"/>
                <w:szCs w:val="24"/>
                <w:lang w:val="uz-Cyrl-UZ"/>
              </w:rPr>
              <w:t xml:space="preserve"/>
            </w:r>
            <w:r w:rsidR="004E6909">
              <w:rPr>
                <w:rFonts w:ascii="Times New Roman" w:hAnsi="Times New Roman" w:cs="Times New Roman"/>
                <w:color w:val="000000" w:themeColor="text1"/>
                <w:sz w:val="24"/>
                <w:szCs w:val="24"/>
                <w:lang w:val="uz-Cyrl-UZ"/>
              </w:rPr>
              <w:t/>
            </w:r>
          </w:p>
          <w:p ns2:paraId="2A19853D" ns2:textId="0403629A" w:rsidR="00211FDC" w:rsidRPr="00113E09" w:rsidRDefault="009E5C8A" w:rsidP="009E5C8A">
            <w:pPr>
              <w:rPr>
                <w:ins w:id="73" w:author="Davron Yakubov" w:date="2024-01-14T11:37:00Z"/>
                <w:rFonts w:ascii="Times New Roman" w:hAnsi="Times New Roman" w:cs="Times New Roman"/>
                <w:b/>
                <w:bCs/>
                <w:noProof/>
                <w:color w:val="000000" w:themeColor="text1"/>
                <w:sz w:val="24"/>
                <w:lang w:val="uz-Cyrl-UZ"/>
              </w:rPr>
            </w:pPr>
            <w:r w:rsidRPr="00FB070C">
              <w:rPr>
                <w:rFonts w:ascii="Times New Roman" w:hAnsi="Times New Roman"/>
                <w:color w:val="000000" w:themeColor="text1"/>
                <w:sz w:val="24"/>
                <w:szCs w:val="24"/>
                <w:lang w:val="uz-Cyrl-UZ"/>
              </w:rPr>
              <w:t xml:space="preserve">  {fioQisqa} </w:t>
            </w:r>
            <w:ins w:id="74" w:author="Davron Yakubov" w:date="2024-01-14T11:37:00Z">
              <w:r w:rsidRPr="00FB070C">
                <w:rPr>
                  <w:rFonts w:ascii="Times New Roman" w:hAnsi="Times New Roman" w:cs="Times New Roman"/>
                  <w:bCs/>
                  <w:noProof/>
                  <w:color w:val="000000" w:themeColor="text1"/>
                  <w:sz w:val="24"/>
                  <w:szCs w:val="24"/>
                  <w:lang w:val="uz-Cyrl-UZ"/>
                </w:rPr>
                <w:t>_____________</w:t>
              </w:r>
            </w:ins>
            <w:r>
              <w:rPr>
                <w:rFonts w:ascii="Times New Roman" w:hAnsi="Times New Roman" w:cs="Times New Roman"/>
                <w:bCs/>
                <w:noProof/>
                <w:color w:val="000000" w:themeColor="text1"/>
                <w:sz w:val="24"/>
                <w:szCs w:val="24"/>
                <w:lang w:val="uz-Cyrl-UZ"/>
              </w:rPr>
              <w:t xml:space="preserve"/>
            </w:r>
            <w:r w:rsidR="00065CE5">
              <w:rPr>
                <w:rFonts w:ascii="Times New Roman" w:hAnsi="Times New Roman" w:cs="Times New Roman"/>
                <w:bCs/>
                <w:noProof/>
                <w:color w:val="000000" w:themeColor="text1"/>
                <w:sz w:val="24"/>
                <w:szCs w:val="24"/>
                <w:lang w:val="uz-Cyrl-UZ"/>
              </w:rPr>
              <w:t/>
            </w:r>
            <w:r w:rsidR="00082C50">
              <w:rPr>
                <w:rFonts w:ascii="Times New Roman" w:hAnsi="Times New Roman" w:cs="Times New Roman"/>
                <w:bCs/>
                <w:noProof/>
                <w:color w:val="000000" w:themeColor="text1"/>
                <w:sz w:val="24"/>
                <w:szCs w:val="24"/>
                <w:lang w:val="uz-Cyrl-UZ"/>
              </w:rPr>
              <w:t xml:space="preserve"/>
            </w:r>
          </w:p>
        </w:tc>
      </w:tr>
    </w:tbl>
    <w:p ns2:paraId="6BB38222" ns2:textId="77777777" w:rsidR="00651403" w:rsidRPr="007938EF" w:rsidRDefault="00651403">
      <w:pPr>
        <w:rPr>
          <w:rFonts w:ascii="Times New Roman" w:hAnsi="Times New Roman" w:cs="Times New Roman"/>
          <w:lang w:val="uz-Cyrl-UZ"/>
        </w:rPr>
      </w:pPr>
    </w:p>
    <w:sectPr w:rsidR="00651403" w:rsidRPr="007938EF">
      <w:pgSz w:w="11907" w:h="16839"/>
      <w:pgMar w:top="567" w:right="567" w:bottom="567" w:left="56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648E"/>
    <w:multiLevelType w:val="hybridMultilevel"/>
    <w:tmpl w:val="A4D883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22BF3218"/>
    <w:multiLevelType w:val="hybridMultilevel"/>
    <w:tmpl w:val="E3F00A4C"/>
    <w:lvl w:ilvl="0" w:tplc="7DBAB978">
      <w:start w:val="1"/>
      <w:numFmt w:val="bullet"/>
      <w:lvlText w:val="-"/>
      <w:lvlJc w:val="left"/>
      <w:pPr>
        <w:ind w:left="928" w:hanging="360"/>
      </w:pPr>
      <w:rPr>
        <w:rFonts w:ascii="Times New Roman" w:eastAsiaTheme="minorEastAsia" w:hAnsi="Times New Roman" w:cs="Times New Roman" w:hint="default"/>
      </w:rPr>
    </w:lvl>
    <w:lvl w:ilvl="1" w:tplc="04190003" w:tentative="1">
      <w:start w:val="1"/>
      <w:numFmt w:val="bullet"/>
      <w:lvlText w:val="o"/>
      <w:lvlJc w:val="left"/>
      <w:pPr>
        <w:ind w:left="1648" w:hanging="360"/>
      </w:pPr>
      <w:rPr>
        <w:rFonts w:ascii="Courier New" w:hAnsi="Courier New" w:cs="Courier New" w:hint="default"/>
      </w:rPr>
    </w:lvl>
    <w:lvl w:ilvl="2" w:tplc="04190005" w:tentative="1">
      <w:start w:val="1"/>
      <w:numFmt w:val="bullet"/>
      <w:lvlText w:val=""/>
      <w:lvlJc w:val="left"/>
      <w:pPr>
        <w:ind w:left="2368" w:hanging="360"/>
      </w:pPr>
      <w:rPr>
        <w:rFonts w:ascii="Wingdings" w:hAnsi="Wingdings" w:hint="default"/>
      </w:rPr>
    </w:lvl>
    <w:lvl w:ilvl="3" w:tplc="04190001" w:tentative="1">
      <w:start w:val="1"/>
      <w:numFmt w:val="bullet"/>
      <w:lvlText w:val=""/>
      <w:lvlJc w:val="left"/>
      <w:pPr>
        <w:ind w:left="3088" w:hanging="360"/>
      </w:pPr>
      <w:rPr>
        <w:rFonts w:ascii="Symbol" w:hAnsi="Symbol" w:hint="default"/>
      </w:rPr>
    </w:lvl>
    <w:lvl w:ilvl="4" w:tplc="04190003" w:tentative="1">
      <w:start w:val="1"/>
      <w:numFmt w:val="bullet"/>
      <w:lvlText w:val="o"/>
      <w:lvlJc w:val="left"/>
      <w:pPr>
        <w:ind w:left="3808" w:hanging="360"/>
      </w:pPr>
      <w:rPr>
        <w:rFonts w:ascii="Courier New" w:hAnsi="Courier New" w:cs="Courier New" w:hint="default"/>
      </w:rPr>
    </w:lvl>
    <w:lvl w:ilvl="5" w:tplc="04190005" w:tentative="1">
      <w:start w:val="1"/>
      <w:numFmt w:val="bullet"/>
      <w:lvlText w:val=""/>
      <w:lvlJc w:val="left"/>
      <w:pPr>
        <w:ind w:left="4528" w:hanging="360"/>
      </w:pPr>
      <w:rPr>
        <w:rFonts w:ascii="Wingdings" w:hAnsi="Wingdings" w:hint="default"/>
      </w:rPr>
    </w:lvl>
    <w:lvl w:ilvl="6" w:tplc="04190001" w:tentative="1">
      <w:start w:val="1"/>
      <w:numFmt w:val="bullet"/>
      <w:lvlText w:val=""/>
      <w:lvlJc w:val="left"/>
      <w:pPr>
        <w:ind w:left="5248" w:hanging="360"/>
      </w:pPr>
      <w:rPr>
        <w:rFonts w:ascii="Symbol" w:hAnsi="Symbol" w:hint="default"/>
      </w:rPr>
    </w:lvl>
    <w:lvl w:ilvl="7" w:tplc="04190003" w:tentative="1">
      <w:start w:val="1"/>
      <w:numFmt w:val="bullet"/>
      <w:lvlText w:val="o"/>
      <w:lvlJc w:val="left"/>
      <w:pPr>
        <w:ind w:left="5968" w:hanging="360"/>
      </w:pPr>
      <w:rPr>
        <w:rFonts w:ascii="Courier New" w:hAnsi="Courier New" w:cs="Courier New" w:hint="default"/>
      </w:rPr>
    </w:lvl>
    <w:lvl w:ilvl="8" w:tplc="04190005" w:tentative="1">
      <w:start w:val="1"/>
      <w:numFmt w:val="bullet"/>
      <w:lvlText w:val=""/>
      <w:lvlJc w:val="left"/>
      <w:pPr>
        <w:ind w:left="6688" w:hanging="360"/>
      </w:pPr>
      <w:rPr>
        <w:rFonts w:ascii="Wingdings" w:hAnsi="Wingdings" w:hint="default"/>
      </w:rPr>
    </w:lvl>
  </w:abstractNum>
  <w:abstractNum w:abstractNumId="2" w15:restartNumberingAfterBreak="0">
    <w:nsid w:val="25417042"/>
    <w:multiLevelType w:val="hybridMultilevel"/>
    <w:tmpl w:val="EB3AA5A4"/>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76F7868"/>
    <w:multiLevelType w:val="hybridMultilevel"/>
    <w:tmpl w:val="147E73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8136E80"/>
    <w:multiLevelType w:val="hybridMultilevel"/>
    <w:tmpl w:val="8F9AA328"/>
    <w:lvl w:ilvl="0" w:tplc="8ADC872E">
      <w:start w:val="4"/>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5" w15:restartNumberingAfterBreak="0">
    <w:nsid w:val="4E457732"/>
    <w:multiLevelType w:val="hybridMultilevel"/>
    <w:tmpl w:val="980A27EE"/>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6F4F7FA8"/>
    <w:multiLevelType w:val="multilevel"/>
    <w:tmpl w:val="630417E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748A107D"/>
    <w:multiLevelType w:val="hybridMultilevel"/>
    <w:tmpl w:val="53AA0666"/>
    <w:lvl w:ilvl="0" w:tplc="5802D942">
      <w:start w:val="1"/>
      <w:numFmt w:val="bullet"/>
      <w:lvlText w:val="-"/>
      <w:lvlJc w:val="left"/>
      <w:pPr>
        <w:ind w:left="644" w:hanging="360"/>
      </w:pPr>
      <w:rPr>
        <w:rFonts w:ascii="Times New Roman" w:eastAsiaTheme="minorEastAsia" w:hAnsi="Times New Roman" w:cs="Times New Roman" w:hint="default"/>
      </w:rPr>
    </w:lvl>
    <w:lvl w:ilvl="1" w:tplc="04190003" w:tentative="1">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8" w15:restartNumberingAfterBreak="0">
    <w:nsid w:val="7C0E7969"/>
    <w:multiLevelType w:val="hybridMultilevel"/>
    <w:tmpl w:val="7FB0015A"/>
    <w:lvl w:ilvl="0" w:tplc="B3AA201E">
      <w:start w:val="1"/>
      <w:numFmt w:val="decimal"/>
      <w:lvlText w:val="%1."/>
      <w:lvlJc w:val="left"/>
      <w:pPr>
        <w:ind w:left="4471" w:hanging="360"/>
      </w:pPr>
    </w:lvl>
    <w:lvl w:ilvl="1" w:tplc="04190019">
      <w:start w:val="1"/>
      <w:numFmt w:val="lowerLetter"/>
      <w:lvlText w:val="%2."/>
      <w:lvlJc w:val="left"/>
      <w:pPr>
        <w:ind w:left="5191" w:hanging="360"/>
      </w:pPr>
    </w:lvl>
    <w:lvl w:ilvl="2" w:tplc="0419001B">
      <w:start w:val="1"/>
      <w:numFmt w:val="lowerRoman"/>
      <w:lvlText w:val="%3."/>
      <w:lvlJc w:val="right"/>
      <w:pPr>
        <w:ind w:left="5911" w:hanging="180"/>
      </w:pPr>
    </w:lvl>
    <w:lvl w:ilvl="3" w:tplc="0419000F">
      <w:start w:val="1"/>
      <w:numFmt w:val="decimal"/>
      <w:lvlText w:val="%4."/>
      <w:lvlJc w:val="left"/>
      <w:pPr>
        <w:ind w:left="6631" w:hanging="360"/>
      </w:pPr>
    </w:lvl>
    <w:lvl w:ilvl="4" w:tplc="04190019">
      <w:start w:val="1"/>
      <w:numFmt w:val="lowerLetter"/>
      <w:lvlText w:val="%5."/>
      <w:lvlJc w:val="left"/>
      <w:pPr>
        <w:ind w:left="7351" w:hanging="360"/>
      </w:pPr>
    </w:lvl>
    <w:lvl w:ilvl="5" w:tplc="0419001B">
      <w:start w:val="1"/>
      <w:numFmt w:val="lowerRoman"/>
      <w:lvlText w:val="%6."/>
      <w:lvlJc w:val="right"/>
      <w:pPr>
        <w:ind w:left="8071" w:hanging="180"/>
      </w:pPr>
    </w:lvl>
    <w:lvl w:ilvl="6" w:tplc="0419000F">
      <w:start w:val="1"/>
      <w:numFmt w:val="decimal"/>
      <w:lvlText w:val="%7."/>
      <w:lvlJc w:val="left"/>
      <w:pPr>
        <w:ind w:left="8791" w:hanging="360"/>
      </w:pPr>
    </w:lvl>
    <w:lvl w:ilvl="7" w:tplc="04190019">
      <w:start w:val="1"/>
      <w:numFmt w:val="lowerLetter"/>
      <w:lvlText w:val="%8."/>
      <w:lvlJc w:val="left"/>
      <w:pPr>
        <w:ind w:left="9511" w:hanging="360"/>
      </w:pPr>
    </w:lvl>
    <w:lvl w:ilvl="8" w:tplc="0419001B">
      <w:start w:val="1"/>
      <w:numFmt w:val="lowerRoman"/>
      <w:lvlText w:val="%9."/>
      <w:lvlJc w:val="right"/>
      <w:pPr>
        <w:ind w:left="10231" w:hanging="180"/>
      </w:pPr>
    </w:lvl>
  </w:abstractNum>
  <w:abstractNum w:abstractNumId="9" w15:restartNumberingAfterBreak="0">
    <w:nsid w:val="7C260B7B"/>
    <w:multiLevelType w:val="hybridMultilevel"/>
    <w:tmpl w:val="39BC38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4"/>
  </w:num>
  <w:num w:numId="4">
    <w:abstractNumId w:val="1"/>
  </w:num>
  <w:num w:numId="5">
    <w:abstractNumId w:val="7"/>
  </w:num>
  <w:num w:numId="6">
    <w:abstractNumId w:val="0"/>
  </w:num>
  <w:num w:numId="7">
    <w:abstractNumId w:val="3"/>
  </w:num>
  <w:num w:numId="8">
    <w:abstractNumId w:val="2"/>
  </w:num>
  <w:num w:numId="9">
    <w:abstractNumId w:val="9"/>
  </w:num>
  <w:num w:numId="1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ron Yakubov">
    <w15:presenceInfo w15:providerId="AD" w15:userId="S-1-5-21-4277275850-424181976-1009766165-15637"/>
  </w15:person>
  <w15:person w15:author="AraFat Atayev">
    <w15:presenceInfo w15:providerId="Windows Live" w15:userId="d92a48b06d41f3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2F44"/>
    <w:rsid w:val="0000041F"/>
    <w:rsid w:val="00003337"/>
    <w:rsid w:val="0001056D"/>
    <w:rsid w:val="00011AF9"/>
    <w:rsid w:val="00015FE4"/>
    <w:rsid w:val="00016D77"/>
    <w:rsid w:val="00022622"/>
    <w:rsid w:val="0002282C"/>
    <w:rsid w:val="000233A3"/>
    <w:rsid w:val="00023E1B"/>
    <w:rsid w:val="000246CB"/>
    <w:rsid w:val="00033C26"/>
    <w:rsid w:val="00036558"/>
    <w:rsid w:val="00036BAF"/>
    <w:rsid w:val="00037D75"/>
    <w:rsid w:val="00041B1A"/>
    <w:rsid w:val="00044DEE"/>
    <w:rsid w:val="00046D46"/>
    <w:rsid w:val="00051039"/>
    <w:rsid w:val="000516D0"/>
    <w:rsid w:val="00053107"/>
    <w:rsid w:val="00053E96"/>
    <w:rsid w:val="00054D16"/>
    <w:rsid w:val="000561CB"/>
    <w:rsid w:val="00061EB3"/>
    <w:rsid w:val="00062DCE"/>
    <w:rsid w:val="0006374A"/>
    <w:rsid w:val="00063F90"/>
    <w:rsid w:val="00065CE5"/>
    <w:rsid w:val="00067890"/>
    <w:rsid w:val="00070E5D"/>
    <w:rsid w:val="00074FAF"/>
    <w:rsid w:val="00075EAE"/>
    <w:rsid w:val="00082C50"/>
    <w:rsid w:val="00084048"/>
    <w:rsid w:val="000862C7"/>
    <w:rsid w:val="00087DDF"/>
    <w:rsid w:val="0009090E"/>
    <w:rsid w:val="000911C5"/>
    <w:rsid w:val="000938C2"/>
    <w:rsid w:val="00094798"/>
    <w:rsid w:val="00095E74"/>
    <w:rsid w:val="000A36D1"/>
    <w:rsid w:val="000A3EBC"/>
    <w:rsid w:val="000A70F9"/>
    <w:rsid w:val="000A7759"/>
    <w:rsid w:val="000A7FF8"/>
    <w:rsid w:val="000B4849"/>
    <w:rsid w:val="000B68B5"/>
    <w:rsid w:val="000B7CC0"/>
    <w:rsid w:val="000C244A"/>
    <w:rsid w:val="000C38E6"/>
    <w:rsid w:val="000C47DA"/>
    <w:rsid w:val="000C4DC7"/>
    <w:rsid w:val="000C5346"/>
    <w:rsid w:val="000D235A"/>
    <w:rsid w:val="000D2CC5"/>
    <w:rsid w:val="000D3C2F"/>
    <w:rsid w:val="000D7451"/>
    <w:rsid w:val="000D7CEC"/>
    <w:rsid w:val="000E034A"/>
    <w:rsid w:val="000E101D"/>
    <w:rsid w:val="000E1559"/>
    <w:rsid w:val="000E1C66"/>
    <w:rsid w:val="000E311A"/>
    <w:rsid w:val="000E58A9"/>
    <w:rsid w:val="000F1E05"/>
    <w:rsid w:val="000F230D"/>
    <w:rsid w:val="000F4EB8"/>
    <w:rsid w:val="000F6C85"/>
    <w:rsid w:val="001004C9"/>
    <w:rsid w:val="0010244D"/>
    <w:rsid w:val="001028B3"/>
    <w:rsid w:val="00111F29"/>
    <w:rsid w:val="00113E09"/>
    <w:rsid w:val="00114607"/>
    <w:rsid w:val="001147B0"/>
    <w:rsid w:val="00114D02"/>
    <w:rsid w:val="00114ECE"/>
    <w:rsid w:val="0012011A"/>
    <w:rsid w:val="00126F97"/>
    <w:rsid w:val="001309E3"/>
    <w:rsid w:val="00132111"/>
    <w:rsid w:val="00132901"/>
    <w:rsid w:val="00135387"/>
    <w:rsid w:val="0013697E"/>
    <w:rsid w:val="00140711"/>
    <w:rsid w:val="00140A6F"/>
    <w:rsid w:val="001412DE"/>
    <w:rsid w:val="00141B26"/>
    <w:rsid w:val="00143958"/>
    <w:rsid w:val="00146F09"/>
    <w:rsid w:val="001478A8"/>
    <w:rsid w:val="001507A9"/>
    <w:rsid w:val="00151D03"/>
    <w:rsid w:val="00151EFE"/>
    <w:rsid w:val="0015728E"/>
    <w:rsid w:val="001651C9"/>
    <w:rsid w:val="00166B39"/>
    <w:rsid w:val="00167223"/>
    <w:rsid w:val="00167F83"/>
    <w:rsid w:val="00172146"/>
    <w:rsid w:val="00183C2D"/>
    <w:rsid w:val="00184CF8"/>
    <w:rsid w:val="0018542E"/>
    <w:rsid w:val="001858DF"/>
    <w:rsid w:val="00187EB4"/>
    <w:rsid w:val="00190C29"/>
    <w:rsid w:val="0019374D"/>
    <w:rsid w:val="001A504F"/>
    <w:rsid w:val="001A6CE8"/>
    <w:rsid w:val="001B30DB"/>
    <w:rsid w:val="001B3261"/>
    <w:rsid w:val="001B7B9E"/>
    <w:rsid w:val="001C15D7"/>
    <w:rsid w:val="001C2B0D"/>
    <w:rsid w:val="001C415D"/>
    <w:rsid w:val="001C4CE6"/>
    <w:rsid w:val="001C6238"/>
    <w:rsid w:val="001D0D59"/>
    <w:rsid w:val="001D522E"/>
    <w:rsid w:val="001D60B5"/>
    <w:rsid w:val="001E5726"/>
    <w:rsid w:val="001E5B3E"/>
    <w:rsid w:val="001F3A3E"/>
    <w:rsid w:val="001F42E5"/>
    <w:rsid w:val="00201BCB"/>
    <w:rsid w:val="002023A4"/>
    <w:rsid w:val="002036FF"/>
    <w:rsid w:val="002056D8"/>
    <w:rsid w:val="00205886"/>
    <w:rsid w:val="002110F4"/>
    <w:rsid w:val="00211EC7"/>
    <w:rsid w:val="00211FDC"/>
    <w:rsid w:val="00214C5D"/>
    <w:rsid w:val="002175C4"/>
    <w:rsid w:val="00223ED0"/>
    <w:rsid w:val="00225021"/>
    <w:rsid w:val="002314DA"/>
    <w:rsid w:val="00231FA3"/>
    <w:rsid w:val="00236C69"/>
    <w:rsid w:val="00241875"/>
    <w:rsid w:val="002458CA"/>
    <w:rsid w:val="00245BD6"/>
    <w:rsid w:val="00247D23"/>
    <w:rsid w:val="00247EF5"/>
    <w:rsid w:val="0025326E"/>
    <w:rsid w:val="00254FBE"/>
    <w:rsid w:val="00262DEB"/>
    <w:rsid w:val="00263BF9"/>
    <w:rsid w:val="00267FFD"/>
    <w:rsid w:val="00271074"/>
    <w:rsid w:val="002829A7"/>
    <w:rsid w:val="00283D7A"/>
    <w:rsid w:val="0028520B"/>
    <w:rsid w:val="0028666B"/>
    <w:rsid w:val="00286B99"/>
    <w:rsid w:val="002900E3"/>
    <w:rsid w:val="0029346F"/>
    <w:rsid w:val="00297001"/>
    <w:rsid w:val="002A037D"/>
    <w:rsid w:val="002A1410"/>
    <w:rsid w:val="002A3457"/>
    <w:rsid w:val="002B2D01"/>
    <w:rsid w:val="002B48BF"/>
    <w:rsid w:val="002C12A2"/>
    <w:rsid w:val="002C368E"/>
    <w:rsid w:val="002D07D6"/>
    <w:rsid w:val="002D1450"/>
    <w:rsid w:val="002D1B4F"/>
    <w:rsid w:val="002D3BE6"/>
    <w:rsid w:val="002D50CB"/>
    <w:rsid w:val="002D66FF"/>
    <w:rsid w:val="002E0140"/>
    <w:rsid w:val="002E0EAF"/>
    <w:rsid w:val="002E276B"/>
    <w:rsid w:val="002E2CC6"/>
    <w:rsid w:val="002F0442"/>
    <w:rsid w:val="002F2716"/>
    <w:rsid w:val="002F4871"/>
    <w:rsid w:val="002F67E2"/>
    <w:rsid w:val="002F69B3"/>
    <w:rsid w:val="002F7D76"/>
    <w:rsid w:val="00300106"/>
    <w:rsid w:val="00300E56"/>
    <w:rsid w:val="00302C36"/>
    <w:rsid w:val="003054D1"/>
    <w:rsid w:val="00307356"/>
    <w:rsid w:val="00310010"/>
    <w:rsid w:val="0031047E"/>
    <w:rsid w:val="00312DC6"/>
    <w:rsid w:val="0031536D"/>
    <w:rsid w:val="0031751C"/>
    <w:rsid w:val="00320F4E"/>
    <w:rsid w:val="00325716"/>
    <w:rsid w:val="0032667E"/>
    <w:rsid w:val="003302C5"/>
    <w:rsid w:val="0033245C"/>
    <w:rsid w:val="00333988"/>
    <w:rsid w:val="00334095"/>
    <w:rsid w:val="0033608F"/>
    <w:rsid w:val="003422F5"/>
    <w:rsid w:val="00344D3C"/>
    <w:rsid w:val="00347B0D"/>
    <w:rsid w:val="003527F3"/>
    <w:rsid w:val="003535EA"/>
    <w:rsid w:val="003545DD"/>
    <w:rsid w:val="0035535E"/>
    <w:rsid w:val="00356961"/>
    <w:rsid w:val="00361AD8"/>
    <w:rsid w:val="00362DE2"/>
    <w:rsid w:val="00365AD0"/>
    <w:rsid w:val="00367E51"/>
    <w:rsid w:val="00370A90"/>
    <w:rsid w:val="00371B47"/>
    <w:rsid w:val="003763D8"/>
    <w:rsid w:val="00380BA2"/>
    <w:rsid w:val="0038112A"/>
    <w:rsid w:val="00385A76"/>
    <w:rsid w:val="0039209A"/>
    <w:rsid w:val="0039553A"/>
    <w:rsid w:val="003A34B4"/>
    <w:rsid w:val="003A4FC7"/>
    <w:rsid w:val="003A6017"/>
    <w:rsid w:val="003A6137"/>
    <w:rsid w:val="003B768C"/>
    <w:rsid w:val="003C1856"/>
    <w:rsid w:val="003C7F28"/>
    <w:rsid w:val="003D29F6"/>
    <w:rsid w:val="003D404C"/>
    <w:rsid w:val="003E1918"/>
    <w:rsid w:val="003E37DB"/>
    <w:rsid w:val="003E4D01"/>
    <w:rsid w:val="003E5A6A"/>
    <w:rsid w:val="003E615B"/>
    <w:rsid w:val="003E7109"/>
    <w:rsid w:val="003F00AC"/>
    <w:rsid w:val="003F079D"/>
    <w:rsid w:val="003F1A52"/>
    <w:rsid w:val="003F2798"/>
    <w:rsid w:val="003F39AD"/>
    <w:rsid w:val="003F5CC6"/>
    <w:rsid w:val="003F6D69"/>
    <w:rsid w:val="003F6FC0"/>
    <w:rsid w:val="004010D4"/>
    <w:rsid w:val="0040292E"/>
    <w:rsid w:val="004033E9"/>
    <w:rsid w:val="00403739"/>
    <w:rsid w:val="0040388A"/>
    <w:rsid w:val="004042AA"/>
    <w:rsid w:val="00404C0A"/>
    <w:rsid w:val="004053A9"/>
    <w:rsid w:val="00405469"/>
    <w:rsid w:val="00406657"/>
    <w:rsid w:val="0041482D"/>
    <w:rsid w:val="0041638C"/>
    <w:rsid w:val="00417F3B"/>
    <w:rsid w:val="00422A16"/>
    <w:rsid w:val="00422DFD"/>
    <w:rsid w:val="00423C8E"/>
    <w:rsid w:val="00425828"/>
    <w:rsid w:val="00427304"/>
    <w:rsid w:val="00436045"/>
    <w:rsid w:val="00442272"/>
    <w:rsid w:val="00444E4E"/>
    <w:rsid w:val="004513B6"/>
    <w:rsid w:val="00451FF9"/>
    <w:rsid w:val="00452983"/>
    <w:rsid w:val="00456A09"/>
    <w:rsid w:val="004608F6"/>
    <w:rsid w:val="004627D8"/>
    <w:rsid w:val="00464DF0"/>
    <w:rsid w:val="00465FDD"/>
    <w:rsid w:val="00470C82"/>
    <w:rsid w:val="00470CA9"/>
    <w:rsid w:val="00471C65"/>
    <w:rsid w:val="004739E5"/>
    <w:rsid w:val="00475C7B"/>
    <w:rsid w:val="00480055"/>
    <w:rsid w:val="004838BD"/>
    <w:rsid w:val="00492440"/>
    <w:rsid w:val="0049582D"/>
    <w:rsid w:val="004A614E"/>
    <w:rsid w:val="004A67B0"/>
    <w:rsid w:val="004B1C5C"/>
    <w:rsid w:val="004C0832"/>
    <w:rsid w:val="004C126C"/>
    <w:rsid w:val="004C2D9F"/>
    <w:rsid w:val="004C3309"/>
    <w:rsid w:val="004C74F8"/>
    <w:rsid w:val="004D1BE1"/>
    <w:rsid w:val="004D2293"/>
    <w:rsid w:val="004D63BC"/>
    <w:rsid w:val="004D6ACA"/>
    <w:rsid w:val="004D7285"/>
    <w:rsid w:val="004E2A50"/>
    <w:rsid w:val="004E391E"/>
    <w:rsid w:val="004E46A0"/>
    <w:rsid w:val="004E51E9"/>
    <w:rsid w:val="004E6889"/>
    <w:rsid w:val="004E6909"/>
    <w:rsid w:val="004E6C89"/>
    <w:rsid w:val="004F1A34"/>
    <w:rsid w:val="004F1D66"/>
    <w:rsid w:val="004F2387"/>
    <w:rsid w:val="004F2AA0"/>
    <w:rsid w:val="00500190"/>
    <w:rsid w:val="005011E9"/>
    <w:rsid w:val="005042E6"/>
    <w:rsid w:val="00504703"/>
    <w:rsid w:val="0050509B"/>
    <w:rsid w:val="00505DEE"/>
    <w:rsid w:val="0050680E"/>
    <w:rsid w:val="005077DC"/>
    <w:rsid w:val="005121C5"/>
    <w:rsid w:val="005157A0"/>
    <w:rsid w:val="00515BE5"/>
    <w:rsid w:val="00515E92"/>
    <w:rsid w:val="0051797B"/>
    <w:rsid w:val="00521AE6"/>
    <w:rsid w:val="00524F92"/>
    <w:rsid w:val="00525398"/>
    <w:rsid w:val="0052719A"/>
    <w:rsid w:val="005275C6"/>
    <w:rsid w:val="00535ADF"/>
    <w:rsid w:val="00535F52"/>
    <w:rsid w:val="005428C2"/>
    <w:rsid w:val="005434D7"/>
    <w:rsid w:val="005474C2"/>
    <w:rsid w:val="00547DA4"/>
    <w:rsid w:val="00550AD2"/>
    <w:rsid w:val="00561F7B"/>
    <w:rsid w:val="00564698"/>
    <w:rsid w:val="0056569D"/>
    <w:rsid w:val="00567348"/>
    <w:rsid w:val="005676DD"/>
    <w:rsid w:val="0056786A"/>
    <w:rsid w:val="00571163"/>
    <w:rsid w:val="00571A79"/>
    <w:rsid w:val="00571B7E"/>
    <w:rsid w:val="00582E58"/>
    <w:rsid w:val="00584478"/>
    <w:rsid w:val="005872A8"/>
    <w:rsid w:val="005919AA"/>
    <w:rsid w:val="00593A54"/>
    <w:rsid w:val="005956CC"/>
    <w:rsid w:val="005A195F"/>
    <w:rsid w:val="005A757F"/>
    <w:rsid w:val="005B7679"/>
    <w:rsid w:val="005C2764"/>
    <w:rsid w:val="005C4B05"/>
    <w:rsid w:val="005C59FB"/>
    <w:rsid w:val="005C5F15"/>
    <w:rsid w:val="005C6BC8"/>
    <w:rsid w:val="005D0F25"/>
    <w:rsid w:val="005D1FCC"/>
    <w:rsid w:val="005D2F44"/>
    <w:rsid w:val="005D786C"/>
    <w:rsid w:val="005E66EC"/>
    <w:rsid w:val="005E6D94"/>
    <w:rsid w:val="005E7F10"/>
    <w:rsid w:val="005F3836"/>
    <w:rsid w:val="005F40FA"/>
    <w:rsid w:val="005F4AC5"/>
    <w:rsid w:val="005F7FDF"/>
    <w:rsid w:val="0060103A"/>
    <w:rsid w:val="00604FCC"/>
    <w:rsid w:val="00606B3B"/>
    <w:rsid w:val="0061023B"/>
    <w:rsid w:val="0061243D"/>
    <w:rsid w:val="006205CF"/>
    <w:rsid w:val="006216F8"/>
    <w:rsid w:val="00621BBC"/>
    <w:rsid w:val="00625D4B"/>
    <w:rsid w:val="0063234E"/>
    <w:rsid w:val="006344ED"/>
    <w:rsid w:val="00634DF9"/>
    <w:rsid w:val="00635501"/>
    <w:rsid w:val="00645FC8"/>
    <w:rsid w:val="00651403"/>
    <w:rsid w:val="00652CA4"/>
    <w:rsid w:val="00652EEC"/>
    <w:rsid w:val="006534BB"/>
    <w:rsid w:val="006562D8"/>
    <w:rsid w:val="006571B1"/>
    <w:rsid w:val="00657332"/>
    <w:rsid w:val="00661783"/>
    <w:rsid w:val="00662463"/>
    <w:rsid w:val="00670F35"/>
    <w:rsid w:val="00673541"/>
    <w:rsid w:val="00674355"/>
    <w:rsid w:val="0067596D"/>
    <w:rsid w:val="006769A8"/>
    <w:rsid w:val="0067761B"/>
    <w:rsid w:val="00677904"/>
    <w:rsid w:val="0069044D"/>
    <w:rsid w:val="00690F94"/>
    <w:rsid w:val="00691B7A"/>
    <w:rsid w:val="00692165"/>
    <w:rsid w:val="00693A02"/>
    <w:rsid w:val="00694904"/>
    <w:rsid w:val="00694D5B"/>
    <w:rsid w:val="006A2637"/>
    <w:rsid w:val="006A5989"/>
    <w:rsid w:val="006A6B68"/>
    <w:rsid w:val="006B0B2E"/>
    <w:rsid w:val="006B179D"/>
    <w:rsid w:val="006B2AC8"/>
    <w:rsid w:val="006B327F"/>
    <w:rsid w:val="006B5DDD"/>
    <w:rsid w:val="006C09E0"/>
    <w:rsid w:val="006C522F"/>
    <w:rsid w:val="006C5D21"/>
    <w:rsid w:val="006C6519"/>
    <w:rsid w:val="006C66F6"/>
    <w:rsid w:val="006C6DB9"/>
    <w:rsid w:val="006C78F4"/>
    <w:rsid w:val="006C7918"/>
    <w:rsid w:val="006D46FA"/>
    <w:rsid w:val="006D57F4"/>
    <w:rsid w:val="006D76AE"/>
    <w:rsid w:val="006E178D"/>
    <w:rsid w:val="006E1FA0"/>
    <w:rsid w:val="006E24C3"/>
    <w:rsid w:val="006E37CD"/>
    <w:rsid w:val="006E6D9C"/>
    <w:rsid w:val="006F05E7"/>
    <w:rsid w:val="006F3748"/>
    <w:rsid w:val="006F5710"/>
    <w:rsid w:val="006F7E46"/>
    <w:rsid w:val="0070632C"/>
    <w:rsid w:val="007073D1"/>
    <w:rsid w:val="00712AD7"/>
    <w:rsid w:val="0071405C"/>
    <w:rsid w:val="0072356A"/>
    <w:rsid w:val="00734B1C"/>
    <w:rsid w:val="007356BA"/>
    <w:rsid w:val="007376BA"/>
    <w:rsid w:val="00743178"/>
    <w:rsid w:val="00743213"/>
    <w:rsid w:val="00743B3A"/>
    <w:rsid w:val="00747CC3"/>
    <w:rsid w:val="00753BC0"/>
    <w:rsid w:val="007557E9"/>
    <w:rsid w:val="0075700F"/>
    <w:rsid w:val="007653AA"/>
    <w:rsid w:val="007677BF"/>
    <w:rsid w:val="0077047D"/>
    <w:rsid w:val="00770A5E"/>
    <w:rsid w:val="0077117F"/>
    <w:rsid w:val="0077167D"/>
    <w:rsid w:val="007737DF"/>
    <w:rsid w:val="0077581F"/>
    <w:rsid w:val="00776EBA"/>
    <w:rsid w:val="007863FD"/>
    <w:rsid w:val="007878DE"/>
    <w:rsid w:val="0079098B"/>
    <w:rsid w:val="00791122"/>
    <w:rsid w:val="007938EF"/>
    <w:rsid w:val="007969EA"/>
    <w:rsid w:val="007A0925"/>
    <w:rsid w:val="007A126D"/>
    <w:rsid w:val="007A3781"/>
    <w:rsid w:val="007A4B1B"/>
    <w:rsid w:val="007A7A08"/>
    <w:rsid w:val="007B0DC5"/>
    <w:rsid w:val="007B445A"/>
    <w:rsid w:val="007B4EA8"/>
    <w:rsid w:val="007B5F46"/>
    <w:rsid w:val="007B632F"/>
    <w:rsid w:val="007C001E"/>
    <w:rsid w:val="007C12CE"/>
    <w:rsid w:val="007C17AF"/>
    <w:rsid w:val="007C39D7"/>
    <w:rsid w:val="007C4A1B"/>
    <w:rsid w:val="007C58C0"/>
    <w:rsid w:val="007C68F5"/>
    <w:rsid w:val="007C6E35"/>
    <w:rsid w:val="007C76DF"/>
    <w:rsid w:val="007C7E36"/>
    <w:rsid w:val="007D2902"/>
    <w:rsid w:val="007D477A"/>
    <w:rsid w:val="007D55E0"/>
    <w:rsid w:val="007E0D7E"/>
    <w:rsid w:val="007E10C1"/>
    <w:rsid w:val="007E2D1D"/>
    <w:rsid w:val="007E4DB0"/>
    <w:rsid w:val="007E6CF6"/>
    <w:rsid w:val="007E74AD"/>
    <w:rsid w:val="007F7A3C"/>
    <w:rsid w:val="00801F16"/>
    <w:rsid w:val="00804E28"/>
    <w:rsid w:val="00805BF4"/>
    <w:rsid w:val="008069D8"/>
    <w:rsid w:val="0080730D"/>
    <w:rsid w:val="00811478"/>
    <w:rsid w:val="00811B11"/>
    <w:rsid w:val="0082055B"/>
    <w:rsid w:val="00821A35"/>
    <w:rsid w:val="00822D70"/>
    <w:rsid w:val="00823AEA"/>
    <w:rsid w:val="00825950"/>
    <w:rsid w:val="008261ED"/>
    <w:rsid w:val="00830893"/>
    <w:rsid w:val="008327C2"/>
    <w:rsid w:val="00847760"/>
    <w:rsid w:val="0085200C"/>
    <w:rsid w:val="0085459D"/>
    <w:rsid w:val="00855B9D"/>
    <w:rsid w:val="008624AB"/>
    <w:rsid w:val="00862B40"/>
    <w:rsid w:val="00862CF6"/>
    <w:rsid w:val="00864C72"/>
    <w:rsid w:val="00871390"/>
    <w:rsid w:val="00871AB7"/>
    <w:rsid w:val="008767E2"/>
    <w:rsid w:val="00877B64"/>
    <w:rsid w:val="00881562"/>
    <w:rsid w:val="00881C7E"/>
    <w:rsid w:val="00882B02"/>
    <w:rsid w:val="00892C65"/>
    <w:rsid w:val="00892F5C"/>
    <w:rsid w:val="00894D72"/>
    <w:rsid w:val="008A2788"/>
    <w:rsid w:val="008A572A"/>
    <w:rsid w:val="008A59DD"/>
    <w:rsid w:val="008B12D5"/>
    <w:rsid w:val="008B2248"/>
    <w:rsid w:val="008B3C47"/>
    <w:rsid w:val="008B4FB2"/>
    <w:rsid w:val="008B4FDF"/>
    <w:rsid w:val="008B748D"/>
    <w:rsid w:val="008C31F2"/>
    <w:rsid w:val="008D111D"/>
    <w:rsid w:val="008D19A9"/>
    <w:rsid w:val="008D5E70"/>
    <w:rsid w:val="008E213A"/>
    <w:rsid w:val="008E44EB"/>
    <w:rsid w:val="008E5B93"/>
    <w:rsid w:val="008F207C"/>
    <w:rsid w:val="008F5D39"/>
    <w:rsid w:val="009064D5"/>
    <w:rsid w:val="00906755"/>
    <w:rsid w:val="009102CF"/>
    <w:rsid w:val="009137D9"/>
    <w:rsid w:val="00913FD2"/>
    <w:rsid w:val="0092357A"/>
    <w:rsid w:val="00926D61"/>
    <w:rsid w:val="0092728B"/>
    <w:rsid w:val="00927939"/>
    <w:rsid w:val="00927C16"/>
    <w:rsid w:val="009307F3"/>
    <w:rsid w:val="00932358"/>
    <w:rsid w:val="0093328D"/>
    <w:rsid w:val="00934F4E"/>
    <w:rsid w:val="009429C3"/>
    <w:rsid w:val="009435A7"/>
    <w:rsid w:val="00944C5D"/>
    <w:rsid w:val="009458C0"/>
    <w:rsid w:val="00946AA4"/>
    <w:rsid w:val="00947613"/>
    <w:rsid w:val="00947A3C"/>
    <w:rsid w:val="00950DB4"/>
    <w:rsid w:val="009516F6"/>
    <w:rsid w:val="009537A8"/>
    <w:rsid w:val="00957AE4"/>
    <w:rsid w:val="00957C12"/>
    <w:rsid w:val="00957FDE"/>
    <w:rsid w:val="00961336"/>
    <w:rsid w:val="00961E35"/>
    <w:rsid w:val="00962944"/>
    <w:rsid w:val="009638DF"/>
    <w:rsid w:val="0097057D"/>
    <w:rsid w:val="00974AFE"/>
    <w:rsid w:val="00975081"/>
    <w:rsid w:val="009757DF"/>
    <w:rsid w:val="00977483"/>
    <w:rsid w:val="00977894"/>
    <w:rsid w:val="00980069"/>
    <w:rsid w:val="0098035E"/>
    <w:rsid w:val="009806EC"/>
    <w:rsid w:val="00982009"/>
    <w:rsid w:val="00982588"/>
    <w:rsid w:val="009835CE"/>
    <w:rsid w:val="009866C6"/>
    <w:rsid w:val="00990802"/>
    <w:rsid w:val="0099126A"/>
    <w:rsid w:val="00991BF5"/>
    <w:rsid w:val="00994D7E"/>
    <w:rsid w:val="00995CBC"/>
    <w:rsid w:val="009A0E90"/>
    <w:rsid w:val="009A3BB7"/>
    <w:rsid w:val="009A5DA9"/>
    <w:rsid w:val="009A6DB8"/>
    <w:rsid w:val="009B3AE3"/>
    <w:rsid w:val="009B4D74"/>
    <w:rsid w:val="009B4E16"/>
    <w:rsid w:val="009B546B"/>
    <w:rsid w:val="009B6047"/>
    <w:rsid w:val="009B6755"/>
    <w:rsid w:val="009B763B"/>
    <w:rsid w:val="009B7E5C"/>
    <w:rsid w:val="009C626E"/>
    <w:rsid w:val="009C70C9"/>
    <w:rsid w:val="009C7254"/>
    <w:rsid w:val="009D079D"/>
    <w:rsid w:val="009D40E4"/>
    <w:rsid w:val="009D7286"/>
    <w:rsid w:val="009E0A3D"/>
    <w:rsid w:val="009E1C51"/>
    <w:rsid w:val="009E1F5D"/>
    <w:rsid w:val="009E5C8A"/>
    <w:rsid w:val="009F56B7"/>
    <w:rsid w:val="009F5720"/>
    <w:rsid w:val="00A007EB"/>
    <w:rsid w:val="00A00844"/>
    <w:rsid w:val="00A049C0"/>
    <w:rsid w:val="00A06E4F"/>
    <w:rsid w:val="00A10502"/>
    <w:rsid w:val="00A132F5"/>
    <w:rsid w:val="00A206B5"/>
    <w:rsid w:val="00A2092C"/>
    <w:rsid w:val="00A23C6D"/>
    <w:rsid w:val="00A25F34"/>
    <w:rsid w:val="00A27BF0"/>
    <w:rsid w:val="00A30948"/>
    <w:rsid w:val="00A31683"/>
    <w:rsid w:val="00A3175D"/>
    <w:rsid w:val="00A35AD2"/>
    <w:rsid w:val="00A4121D"/>
    <w:rsid w:val="00A4241E"/>
    <w:rsid w:val="00A456CE"/>
    <w:rsid w:val="00A61D89"/>
    <w:rsid w:val="00A65A22"/>
    <w:rsid w:val="00A65BB9"/>
    <w:rsid w:val="00A913B5"/>
    <w:rsid w:val="00A91400"/>
    <w:rsid w:val="00A91BF0"/>
    <w:rsid w:val="00A96471"/>
    <w:rsid w:val="00AA1549"/>
    <w:rsid w:val="00AA180C"/>
    <w:rsid w:val="00AA18B3"/>
    <w:rsid w:val="00AA41B8"/>
    <w:rsid w:val="00AB0680"/>
    <w:rsid w:val="00AB14C8"/>
    <w:rsid w:val="00AB5E05"/>
    <w:rsid w:val="00AB5F14"/>
    <w:rsid w:val="00AB76D0"/>
    <w:rsid w:val="00AC2B98"/>
    <w:rsid w:val="00AC416B"/>
    <w:rsid w:val="00AC4559"/>
    <w:rsid w:val="00AD0ABE"/>
    <w:rsid w:val="00AD20D7"/>
    <w:rsid w:val="00AD305A"/>
    <w:rsid w:val="00AD74AB"/>
    <w:rsid w:val="00AE250E"/>
    <w:rsid w:val="00AE45F6"/>
    <w:rsid w:val="00AE5143"/>
    <w:rsid w:val="00AF2C3A"/>
    <w:rsid w:val="00AF4236"/>
    <w:rsid w:val="00AF611E"/>
    <w:rsid w:val="00AF7F7C"/>
    <w:rsid w:val="00B021C7"/>
    <w:rsid w:val="00B079E5"/>
    <w:rsid w:val="00B100D7"/>
    <w:rsid w:val="00B1199F"/>
    <w:rsid w:val="00B13DE6"/>
    <w:rsid w:val="00B177D0"/>
    <w:rsid w:val="00B22813"/>
    <w:rsid w:val="00B27514"/>
    <w:rsid w:val="00B35A23"/>
    <w:rsid w:val="00B35E64"/>
    <w:rsid w:val="00B36132"/>
    <w:rsid w:val="00B3792A"/>
    <w:rsid w:val="00B37AC8"/>
    <w:rsid w:val="00B503FB"/>
    <w:rsid w:val="00B50543"/>
    <w:rsid w:val="00B554B8"/>
    <w:rsid w:val="00B55714"/>
    <w:rsid w:val="00B56798"/>
    <w:rsid w:val="00B61C4C"/>
    <w:rsid w:val="00B61DAB"/>
    <w:rsid w:val="00B61EB4"/>
    <w:rsid w:val="00B65499"/>
    <w:rsid w:val="00B65700"/>
    <w:rsid w:val="00B7163E"/>
    <w:rsid w:val="00B72C63"/>
    <w:rsid w:val="00B74596"/>
    <w:rsid w:val="00B75DBE"/>
    <w:rsid w:val="00B82F63"/>
    <w:rsid w:val="00B83DEB"/>
    <w:rsid w:val="00B83FC5"/>
    <w:rsid w:val="00B87E41"/>
    <w:rsid w:val="00B9333C"/>
    <w:rsid w:val="00B970DC"/>
    <w:rsid w:val="00B97F90"/>
    <w:rsid w:val="00BA0792"/>
    <w:rsid w:val="00BA41C1"/>
    <w:rsid w:val="00BA5703"/>
    <w:rsid w:val="00BB026C"/>
    <w:rsid w:val="00BB115B"/>
    <w:rsid w:val="00BB1231"/>
    <w:rsid w:val="00BB190C"/>
    <w:rsid w:val="00BB250A"/>
    <w:rsid w:val="00BB443F"/>
    <w:rsid w:val="00BB5FFD"/>
    <w:rsid w:val="00BB6BD8"/>
    <w:rsid w:val="00BC10A0"/>
    <w:rsid w:val="00BC3A67"/>
    <w:rsid w:val="00BD054F"/>
    <w:rsid w:val="00BE1E76"/>
    <w:rsid w:val="00BE3615"/>
    <w:rsid w:val="00BE4465"/>
    <w:rsid w:val="00BF0003"/>
    <w:rsid w:val="00BF5451"/>
    <w:rsid w:val="00BF5B84"/>
    <w:rsid w:val="00BF6621"/>
    <w:rsid w:val="00BF74C3"/>
    <w:rsid w:val="00C012CF"/>
    <w:rsid w:val="00C05F94"/>
    <w:rsid w:val="00C064EA"/>
    <w:rsid w:val="00C07126"/>
    <w:rsid w:val="00C078C8"/>
    <w:rsid w:val="00C11780"/>
    <w:rsid w:val="00C16FBA"/>
    <w:rsid w:val="00C204CC"/>
    <w:rsid w:val="00C2087B"/>
    <w:rsid w:val="00C2145F"/>
    <w:rsid w:val="00C22759"/>
    <w:rsid w:val="00C23943"/>
    <w:rsid w:val="00C23E33"/>
    <w:rsid w:val="00C2482F"/>
    <w:rsid w:val="00C33EEA"/>
    <w:rsid w:val="00C341B2"/>
    <w:rsid w:val="00C41C7B"/>
    <w:rsid w:val="00C4492C"/>
    <w:rsid w:val="00C474E7"/>
    <w:rsid w:val="00C64563"/>
    <w:rsid w:val="00C64D2E"/>
    <w:rsid w:val="00C65AC1"/>
    <w:rsid w:val="00C65DAB"/>
    <w:rsid w:val="00C710FE"/>
    <w:rsid w:val="00C71BB9"/>
    <w:rsid w:val="00C71C01"/>
    <w:rsid w:val="00C724D8"/>
    <w:rsid w:val="00C77AF2"/>
    <w:rsid w:val="00C8153F"/>
    <w:rsid w:val="00C822EE"/>
    <w:rsid w:val="00C90F01"/>
    <w:rsid w:val="00C91FF5"/>
    <w:rsid w:val="00C935ED"/>
    <w:rsid w:val="00C966FC"/>
    <w:rsid w:val="00CA3FED"/>
    <w:rsid w:val="00CA6E62"/>
    <w:rsid w:val="00CA74C8"/>
    <w:rsid w:val="00CB32DD"/>
    <w:rsid w:val="00CB3CA1"/>
    <w:rsid w:val="00CB4078"/>
    <w:rsid w:val="00CB4874"/>
    <w:rsid w:val="00CB60F2"/>
    <w:rsid w:val="00CC1480"/>
    <w:rsid w:val="00CC34D8"/>
    <w:rsid w:val="00CD0124"/>
    <w:rsid w:val="00CD0F58"/>
    <w:rsid w:val="00CD1EEC"/>
    <w:rsid w:val="00CD34D0"/>
    <w:rsid w:val="00CD443A"/>
    <w:rsid w:val="00CE1A3E"/>
    <w:rsid w:val="00CE452B"/>
    <w:rsid w:val="00CE6A98"/>
    <w:rsid w:val="00CF0085"/>
    <w:rsid w:val="00CF42EE"/>
    <w:rsid w:val="00CF48BD"/>
    <w:rsid w:val="00CF763C"/>
    <w:rsid w:val="00D008DE"/>
    <w:rsid w:val="00D06DA6"/>
    <w:rsid w:val="00D078D5"/>
    <w:rsid w:val="00D13829"/>
    <w:rsid w:val="00D14808"/>
    <w:rsid w:val="00D167E7"/>
    <w:rsid w:val="00D16D32"/>
    <w:rsid w:val="00D17829"/>
    <w:rsid w:val="00D2632E"/>
    <w:rsid w:val="00D3105B"/>
    <w:rsid w:val="00D33CDC"/>
    <w:rsid w:val="00D35C51"/>
    <w:rsid w:val="00D37B23"/>
    <w:rsid w:val="00D43E9F"/>
    <w:rsid w:val="00D51A59"/>
    <w:rsid w:val="00D52F19"/>
    <w:rsid w:val="00D54938"/>
    <w:rsid w:val="00D60E10"/>
    <w:rsid w:val="00D62B88"/>
    <w:rsid w:val="00D62EBD"/>
    <w:rsid w:val="00D642C5"/>
    <w:rsid w:val="00D65FD9"/>
    <w:rsid w:val="00D71B3C"/>
    <w:rsid w:val="00D72D69"/>
    <w:rsid w:val="00D74781"/>
    <w:rsid w:val="00D80AC8"/>
    <w:rsid w:val="00D82F85"/>
    <w:rsid w:val="00D86282"/>
    <w:rsid w:val="00D86710"/>
    <w:rsid w:val="00DA3800"/>
    <w:rsid w:val="00DA397D"/>
    <w:rsid w:val="00DA5F92"/>
    <w:rsid w:val="00DA7F77"/>
    <w:rsid w:val="00DB0567"/>
    <w:rsid w:val="00DB2315"/>
    <w:rsid w:val="00DB75B5"/>
    <w:rsid w:val="00DB7ED6"/>
    <w:rsid w:val="00DC3D27"/>
    <w:rsid w:val="00DC4A8E"/>
    <w:rsid w:val="00DD6988"/>
    <w:rsid w:val="00DE5008"/>
    <w:rsid w:val="00DE7B64"/>
    <w:rsid w:val="00DF0021"/>
    <w:rsid w:val="00DF17A5"/>
    <w:rsid w:val="00DF192C"/>
    <w:rsid w:val="00DF2A57"/>
    <w:rsid w:val="00DF39D3"/>
    <w:rsid w:val="00DF5258"/>
    <w:rsid w:val="00E008F5"/>
    <w:rsid w:val="00E026F6"/>
    <w:rsid w:val="00E100D8"/>
    <w:rsid w:val="00E105CB"/>
    <w:rsid w:val="00E11F1C"/>
    <w:rsid w:val="00E13B86"/>
    <w:rsid w:val="00E209D7"/>
    <w:rsid w:val="00E22744"/>
    <w:rsid w:val="00E253F3"/>
    <w:rsid w:val="00E266A1"/>
    <w:rsid w:val="00E274B8"/>
    <w:rsid w:val="00E30D7A"/>
    <w:rsid w:val="00E318D1"/>
    <w:rsid w:val="00E40489"/>
    <w:rsid w:val="00E41E2F"/>
    <w:rsid w:val="00E46FB6"/>
    <w:rsid w:val="00E47D23"/>
    <w:rsid w:val="00E5047A"/>
    <w:rsid w:val="00E515D0"/>
    <w:rsid w:val="00E52263"/>
    <w:rsid w:val="00E535E7"/>
    <w:rsid w:val="00E542CF"/>
    <w:rsid w:val="00E54CDC"/>
    <w:rsid w:val="00E54F1B"/>
    <w:rsid w:val="00E552E1"/>
    <w:rsid w:val="00E55DFD"/>
    <w:rsid w:val="00E566EE"/>
    <w:rsid w:val="00E578CA"/>
    <w:rsid w:val="00E5798F"/>
    <w:rsid w:val="00E61F77"/>
    <w:rsid w:val="00E63977"/>
    <w:rsid w:val="00E76721"/>
    <w:rsid w:val="00E7677D"/>
    <w:rsid w:val="00E813B0"/>
    <w:rsid w:val="00E85C78"/>
    <w:rsid w:val="00E86743"/>
    <w:rsid w:val="00E8785F"/>
    <w:rsid w:val="00E91272"/>
    <w:rsid w:val="00E9135E"/>
    <w:rsid w:val="00E915B2"/>
    <w:rsid w:val="00E92850"/>
    <w:rsid w:val="00E92D5D"/>
    <w:rsid w:val="00E9438B"/>
    <w:rsid w:val="00E9527D"/>
    <w:rsid w:val="00E97458"/>
    <w:rsid w:val="00EA34F8"/>
    <w:rsid w:val="00EA3E39"/>
    <w:rsid w:val="00EA6010"/>
    <w:rsid w:val="00EA6395"/>
    <w:rsid w:val="00EB0086"/>
    <w:rsid w:val="00EB7E56"/>
    <w:rsid w:val="00EB7ED4"/>
    <w:rsid w:val="00EC2946"/>
    <w:rsid w:val="00EC2CC6"/>
    <w:rsid w:val="00EC4D8A"/>
    <w:rsid w:val="00ED0D30"/>
    <w:rsid w:val="00ED25B8"/>
    <w:rsid w:val="00ED2CB2"/>
    <w:rsid w:val="00ED4103"/>
    <w:rsid w:val="00ED6D1C"/>
    <w:rsid w:val="00EE0D4E"/>
    <w:rsid w:val="00EE3204"/>
    <w:rsid w:val="00EE38C5"/>
    <w:rsid w:val="00EE3FB6"/>
    <w:rsid w:val="00EE5391"/>
    <w:rsid w:val="00EE6671"/>
    <w:rsid w:val="00EF417A"/>
    <w:rsid w:val="00EF6E28"/>
    <w:rsid w:val="00EF6EBE"/>
    <w:rsid w:val="00EF779B"/>
    <w:rsid w:val="00F0095B"/>
    <w:rsid w:val="00F0265B"/>
    <w:rsid w:val="00F05384"/>
    <w:rsid w:val="00F05BCF"/>
    <w:rsid w:val="00F078ED"/>
    <w:rsid w:val="00F1785E"/>
    <w:rsid w:val="00F200AB"/>
    <w:rsid w:val="00F21376"/>
    <w:rsid w:val="00F22973"/>
    <w:rsid w:val="00F2381C"/>
    <w:rsid w:val="00F24E85"/>
    <w:rsid w:val="00F2651E"/>
    <w:rsid w:val="00F31A45"/>
    <w:rsid w:val="00F35395"/>
    <w:rsid w:val="00F4252E"/>
    <w:rsid w:val="00F42C0D"/>
    <w:rsid w:val="00F46DAC"/>
    <w:rsid w:val="00F47017"/>
    <w:rsid w:val="00F500F4"/>
    <w:rsid w:val="00F52CF2"/>
    <w:rsid w:val="00F52FE9"/>
    <w:rsid w:val="00F53F50"/>
    <w:rsid w:val="00F5437D"/>
    <w:rsid w:val="00F565C3"/>
    <w:rsid w:val="00F57FC5"/>
    <w:rsid w:val="00F62027"/>
    <w:rsid w:val="00F64C1F"/>
    <w:rsid w:val="00F66801"/>
    <w:rsid w:val="00F711DE"/>
    <w:rsid w:val="00F723B5"/>
    <w:rsid w:val="00F7281F"/>
    <w:rsid w:val="00F7367B"/>
    <w:rsid w:val="00F73EEC"/>
    <w:rsid w:val="00F75722"/>
    <w:rsid w:val="00F76075"/>
    <w:rsid w:val="00F823BE"/>
    <w:rsid w:val="00F8289B"/>
    <w:rsid w:val="00F82A41"/>
    <w:rsid w:val="00F83BC6"/>
    <w:rsid w:val="00F848D3"/>
    <w:rsid w:val="00F85492"/>
    <w:rsid w:val="00F8792A"/>
    <w:rsid w:val="00F90183"/>
    <w:rsid w:val="00F9095D"/>
    <w:rsid w:val="00FA0987"/>
    <w:rsid w:val="00FA0F88"/>
    <w:rsid w:val="00FA22AC"/>
    <w:rsid w:val="00FA3F3D"/>
    <w:rsid w:val="00FB070C"/>
    <w:rsid w:val="00FB2ECD"/>
    <w:rsid w:val="00FB336A"/>
    <w:rsid w:val="00FB3B5B"/>
    <w:rsid w:val="00FB44CF"/>
    <w:rsid w:val="00FB72F6"/>
    <w:rsid w:val="00FB7463"/>
    <w:rsid w:val="00FC1497"/>
    <w:rsid w:val="00FC2E4B"/>
    <w:rsid w:val="00FC3D29"/>
    <w:rsid w:val="00FC6180"/>
    <w:rsid w:val="00FD3E4E"/>
    <w:rsid w:val="00FD40D1"/>
    <w:rsid w:val="00FD79DF"/>
    <w:rsid w:val="00FE1A7B"/>
    <w:rsid w:val="00FE5D97"/>
    <w:rsid w:val="00FE5DC5"/>
    <w:rsid w:val="00FE60F7"/>
    <w:rsid w:val="00FE6210"/>
    <w:rsid w:val="00FE6B10"/>
    <w:rsid w:val="00FE7106"/>
    <w:rsid w:val="00FF1C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0C048"/>
  <w15:docId w15:val="{52BF0276-8620-4588-B58B-016553AFA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F0003"/>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Style0">
    <w:name w:val="TableStyle0"/>
    <w:pPr>
      <w:spacing w:after="0" w:line="240" w:lineRule="auto"/>
    </w:pPr>
    <w:rPr>
      <w:rFonts w:ascii="Arial" w:hAnsi="Arial"/>
      <w:sz w:val="16"/>
    </w:rPr>
    <w:tblPr>
      <w:tblCellMar>
        <w:top w:w="0" w:type="dxa"/>
        <w:left w:w="0" w:type="dxa"/>
        <w:bottom w:w="0" w:type="dxa"/>
        <w:right w:w="0" w:type="dxa"/>
      </w:tblCellMar>
    </w:tblPr>
  </w:style>
  <w:style w:type="character" w:styleId="a3">
    <w:name w:val="annotation reference"/>
    <w:basedOn w:val="a0"/>
    <w:uiPriority w:val="99"/>
    <w:semiHidden/>
    <w:unhideWhenUsed/>
    <w:rsid w:val="00E40489"/>
    <w:rPr>
      <w:sz w:val="16"/>
      <w:szCs w:val="16"/>
    </w:rPr>
  </w:style>
  <w:style w:type="paragraph" w:styleId="a4">
    <w:name w:val="annotation text"/>
    <w:basedOn w:val="a"/>
    <w:link w:val="a5"/>
    <w:uiPriority w:val="99"/>
    <w:semiHidden/>
    <w:unhideWhenUsed/>
    <w:rsid w:val="00E40489"/>
    <w:pPr>
      <w:spacing w:line="240" w:lineRule="auto"/>
    </w:pPr>
    <w:rPr>
      <w:sz w:val="20"/>
      <w:szCs w:val="20"/>
    </w:rPr>
  </w:style>
  <w:style w:type="character" w:customStyle="1" w:styleId="a5">
    <w:name w:val="Текст примечания Знак"/>
    <w:basedOn w:val="a0"/>
    <w:link w:val="a4"/>
    <w:uiPriority w:val="99"/>
    <w:semiHidden/>
    <w:rsid w:val="00E40489"/>
    <w:rPr>
      <w:sz w:val="20"/>
      <w:szCs w:val="20"/>
    </w:rPr>
  </w:style>
  <w:style w:type="paragraph" w:styleId="a6">
    <w:name w:val="annotation subject"/>
    <w:basedOn w:val="a4"/>
    <w:next w:val="a4"/>
    <w:link w:val="a7"/>
    <w:uiPriority w:val="99"/>
    <w:semiHidden/>
    <w:unhideWhenUsed/>
    <w:rsid w:val="00E40489"/>
    <w:rPr>
      <w:b/>
      <w:bCs/>
    </w:rPr>
  </w:style>
  <w:style w:type="character" w:customStyle="1" w:styleId="a7">
    <w:name w:val="Тема примечания Знак"/>
    <w:basedOn w:val="a5"/>
    <w:link w:val="a6"/>
    <w:uiPriority w:val="99"/>
    <w:semiHidden/>
    <w:rsid w:val="00E40489"/>
    <w:rPr>
      <w:b/>
      <w:bCs/>
      <w:sz w:val="20"/>
      <w:szCs w:val="20"/>
    </w:rPr>
  </w:style>
  <w:style w:type="paragraph" w:styleId="a8">
    <w:name w:val="Balloon Text"/>
    <w:basedOn w:val="a"/>
    <w:link w:val="a9"/>
    <w:uiPriority w:val="99"/>
    <w:semiHidden/>
    <w:unhideWhenUsed/>
    <w:rsid w:val="00E40489"/>
    <w:pPr>
      <w:spacing w:after="0" w:line="240" w:lineRule="auto"/>
    </w:pPr>
    <w:rPr>
      <w:rFonts w:ascii="Segoe UI" w:hAnsi="Segoe UI" w:cs="Segoe UI"/>
      <w:sz w:val="18"/>
      <w:szCs w:val="18"/>
    </w:rPr>
  </w:style>
  <w:style w:type="character" w:customStyle="1" w:styleId="a9">
    <w:name w:val="Текст выноски Знак"/>
    <w:basedOn w:val="a0"/>
    <w:link w:val="a8"/>
    <w:uiPriority w:val="99"/>
    <w:semiHidden/>
    <w:rsid w:val="00E40489"/>
    <w:rPr>
      <w:rFonts w:ascii="Segoe UI" w:hAnsi="Segoe UI" w:cs="Segoe UI"/>
      <w:sz w:val="18"/>
      <w:szCs w:val="18"/>
    </w:rPr>
  </w:style>
  <w:style w:type="paragraph" w:styleId="aa">
    <w:name w:val="Revision"/>
    <w:hidden/>
    <w:uiPriority w:val="99"/>
    <w:semiHidden/>
    <w:rsid w:val="00436045"/>
    <w:pPr>
      <w:spacing w:after="0" w:line="240" w:lineRule="auto"/>
    </w:pPr>
  </w:style>
  <w:style w:type="paragraph" w:styleId="ab">
    <w:name w:val="List Paragraph"/>
    <w:basedOn w:val="a"/>
    <w:uiPriority w:val="34"/>
    <w:qFormat/>
    <w:rsid w:val="00CB60F2"/>
    <w:pPr>
      <w:ind w:left="720"/>
      <w:contextualSpacing/>
    </w:pPr>
  </w:style>
  <w:style w:type="table" w:styleId="ac">
    <w:name w:val="Table Theme"/>
    <w:basedOn w:val="a1"/>
    <w:uiPriority w:val="99"/>
    <w:rsid w:val="005F7F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
    <w:name w:val="Основной текст (2)_"/>
    <w:basedOn w:val="a0"/>
    <w:link w:val="20"/>
    <w:rsid w:val="009B763B"/>
    <w:rPr>
      <w:rFonts w:ascii="Times New Roman" w:eastAsia="Times New Roman" w:hAnsi="Times New Roman" w:cs="Times New Roman"/>
      <w:shd w:val="clear" w:color="auto" w:fill="FFFFFF"/>
    </w:rPr>
  </w:style>
  <w:style w:type="paragraph" w:customStyle="1" w:styleId="20">
    <w:name w:val="Основной текст (2)"/>
    <w:basedOn w:val="a"/>
    <w:link w:val="2"/>
    <w:rsid w:val="009B763B"/>
    <w:pPr>
      <w:widowControl w:val="0"/>
      <w:shd w:val="clear" w:color="auto" w:fill="FFFFFF"/>
      <w:spacing w:before="260" w:after="0" w:line="244" w:lineRule="exact"/>
      <w:jc w:val="both"/>
    </w:pPr>
    <w:rPr>
      <w:rFonts w:ascii="Times New Roman" w:eastAsia="Times New Roman" w:hAnsi="Times New Roman" w:cs="Times New Roman"/>
    </w:rPr>
  </w:style>
  <w:style w:type="character" w:customStyle="1" w:styleId="ad">
    <w:name w:val="Основной текст_"/>
    <w:link w:val="1"/>
    <w:rsid w:val="00AA18B3"/>
    <w:rPr>
      <w:sz w:val="23"/>
      <w:szCs w:val="23"/>
      <w:shd w:val="clear" w:color="auto" w:fill="FFFFFF"/>
    </w:rPr>
  </w:style>
  <w:style w:type="paragraph" w:customStyle="1" w:styleId="1">
    <w:name w:val="Основной текст1"/>
    <w:basedOn w:val="a"/>
    <w:link w:val="ad"/>
    <w:rsid w:val="00AA18B3"/>
    <w:pPr>
      <w:shd w:val="clear" w:color="auto" w:fill="FFFFFF"/>
      <w:spacing w:before="240" w:after="0" w:line="258" w:lineRule="exact"/>
      <w:ind w:hanging="2200"/>
      <w:jc w:val="both"/>
    </w:pPr>
    <w:rPr>
      <w:sz w:val="23"/>
      <w:szCs w:val="23"/>
    </w:rPr>
  </w:style>
  <w:style w:type="paragraph" w:styleId="ae">
    <w:name w:val="Plain Text"/>
    <w:basedOn w:val="a"/>
    <w:link w:val="af"/>
    <w:uiPriority w:val="99"/>
    <w:semiHidden/>
    <w:unhideWhenUsed/>
    <w:rsid w:val="007557E9"/>
    <w:pPr>
      <w:spacing w:after="0" w:line="240" w:lineRule="auto"/>
    </w:pPr>
    <w:rPr>
      <w:rFonts w:ascii="Consolas" w:hAnsi="Consolas"/>
      <w:sz w:val="21"/>
      <w:szCs w:val="21"/>
    </w:rPr>
  </w:style>
  <w:style w:type="character" w:customStyle="1" w:styleId="af">
    <w:name w:val="Текст Знак"/>
    <w:basedOn w:val="a0"/>
    <w:link w:val="ae"/>
    <w:uiPriority w:val="99"/>
    <w:semiHidden/>
    <w:rsid w:val="007557E9"/>
    <w:rPr>
      <w:rFonts w:ascii="Consolas" w:hAnsi="Consolas"/>
      <w:sz w:val="21"/>
      <w:szCs w:val="21"/>
    </w:rPr>
  </w:style>
  <w:style w:type="paragraph" w:styleId="af0">
    <w:name w:val="Normal (Web)"/>
    <w:basedOn w:val="a"/>
    <w:uiPriority w:val="99"/>
    <w:semiHidden/>
    <w:unhideWhenUsed/>
    <w:rsid w:val="0028520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1305">
      <w:bodyDiv w:val="1"/>
      <w:marLeft w:val="0"/>
      <w:marRight w:val="0"/>
      <w:marTop w:val="0"/>
      <w:marBottom w:val="0"/>
      <w:divBdr>
        <w:top w:val="none" w:sz="0" w:space="0" w:color="auto"/>
        <w:left w:val="none" w:sz="0" w:space="0" w:color="auto"/>
        <w:bottom w:val="none" w:sz="0" w:space="0" w:color="auto"/>
        <w:right w:val="none" w:sz="0" w:space="0" w:color="auto"/>
      </w:divBdr>
    </w:div>
    <w:div w:id="128910625">
      <w:bodyDiv w:val="1"/>
      <w:marLeft w:val="0"/>
      <w:marRight w:val="0"/>
      <w:marTop w:val="0"/>
      <w:marBottom w:val="0"/>
      <w:divBdr>
        <w:top w:val="none" w:sz="0" w:space="0" w:color="auto"/>
        <w:left w:val="none" w:sz="0" w:space="0" w:color="auto"/>
        <w:bottom w:val="none" w:sz="0" w:space="0" w:color="auto"/>
        <w:right w:val="none" w:sz="0" w:space="0" w:color="auto"/>
      </w:divBdr>
    </w:div>
    <w:div w:id="924337238">
      <w:bodyDiv w:val="1"/>
      <w:marLeft w:val="0"/>
      <w:marRight w:val="0"/>
      <w:marTop w:val="0"/>
      <w:marBottom w:val="0"/>
      <w:divBdr>
        <w:top w:val="none" w:sz="0" w:space="0" w:color="auto"/>
        <w:left w:val="none" w:sz="0" w:space="0" w:color="auto"/>
        <w:bottom w:val="none" w:sz="0" w:space="0" w:color="auto"/>
        <w:right w:val="none" w:sz="0" w:space="0" w:color="auto"/>
      </w:divBdr>
    </w:div>
    <w:div w:id="1117944718">
      <w:bodyDiv w:val="1"/>
      <w:marLeft w:val="0"/>
      <w:marRight w:val="0"/>
      <w:marTop w:val="0"/>
      <w:marBottom w:val="0"/>
      <w:divBdr>
        <w:top w:val="none" w:sz="0" w:space="0" w:color="auto"/>
        <w:left w:val="none" w:sz="0" w:space="0" w:color="auto"/>
        <w:bottom w:val="none" w:sz="0" w:space="0" w:color="auto"/>
        <w:right w:val="none" w:sz="0" w:space="0" w:color="auto"/>
      </w:divBdr>
    </w:div>
    <w:div w:id="1319961237">
      <w:bodyDiv w:val="1"/>
      <w:marLeft w:val="0"/>
      <w:marRight w:val="0"/>
      <w:marTop w:val="0"/>
      <w:marBottom w:val="0"/>
      <w:divBdr>
        <w:top w:val="none" w:sz="0" w:space="0" w:color="auto"/>
        <w:left w:val="none" w:sz="0" w:space="0" w:color="auto"/>
        <w:bottom w:val="none" w:sz="0" w:space="0" w:color="auto"/>
        <w:right w:val="none" w:sz="0" w:space="0" w:color="auto"/>
      </w:divBdr>
    </w:div>
    <w:div w:id="1574121420">
      <w:bodyDiv w:val="1"/>
      <w:marLeft w:val="0"/>
      <w:marRight w:val="0"/>
      <w:marTop w:val="0"/>
      <w:marBottom w:val="0"/>
      <w:divBdr>
        <w:top w:val="none" w:sz="0" w:space="0" w:color="auto"/>
        <w:left w:val="none" w:sz="0" w:space="0" w:color="auto"/>
        <w:bottom w:val="none" w:sz="0" w:space="0" w:color="auto"/>
        <w:right w:val="none" w:sz="0" w:space="0" w:color="auto"/>
      </w:divBdr>
    </w:div>
    <w:div w:id="1714647886">
      <w:bodyDiv w:val="1"/>
      <w:marLeft w:val="0"/>
      <w:marRight w:val="0"/>
      <w:marTop w:val="0"/>
      <w:marBottom w:val="0"/>
      <w:divBdr>
        <w:top w:val="none" w:sz="0" w:space="0" w:color="auto"/>
        <w:left w:val="none" w:sz="0" w:space="0" w:color="auto"/>
        <w:bottom w:val="none" w:sz="0" w:space="0" w:color="auto"/>
        <w:right w:val="none" w:sz="0" w:space="0" w:color="auto"/>
      </w:divBdr>
    </w:div>
    <w:div w:id="1949507530">
      <w:bodyDiv w:val="1"/>
      <w:marLeft w:val="0"/>
      <w:marRight w:val="0"/>
      <w:marTop w:val="0"/>
      <w:marBottom w:val="0"/>
      <w:divBdr>
        <w:top w:val="none" w:sz="0" w:space="0" w:color="auto"/>
        <w:left w:val="none" w:sz="0" w:space="0" w:color="auto"/>
        <w:bottom w:val="none" w:sz="0" w:space="0" w:color="auto"/>
        <w:right w:val="none" w:sz="0" w:space="0" w:color="auto"/>
      </w:divBdr>
    </w:div>
    <w:div w:id="20054756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487220-CAC7-4A26-8AB2-3EE138DA8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1165</TotalTime>
  <Pages>1</Pages>
  <Words>3319</Words>
  <Characters>18922</Characters>
  <Application>Microsoft Office Word</Application>
  <DocSecurity>0</DocSecurity>
  <Lines>157</Lines>
  <Paragraphs>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Yandex.Translate</dc:creator>
  <cp:lastModifiedBy>Kucharov Behzod</cp:lastModifiedBy>
  <cp:revision>929</cp:revision>
  <cp:lastPrinted>2026-06-18T05:41:00Z</cp:lastPrinted>
  <dcterms:created xsi:type="dcterms:W3CDTF">2024-06-26T07:34:00Z</dcterms:created>
  <dcterms:modified xsi:type="dcterms:W3CDTF">2026-07-28T05:56:00Z</dcterms:modified>
</cp:coreProperties>
</file>